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9704A" w14:textId="1EFFC374" w:rsidR="00AD2526" w:rsidRDefault="0070554A" w:rsidP="005559E3">
      <w:pPr>
        <w:jc w:val="center"/>
        <w:rPr>
          <w:rFonts w:ascii="Times New Roman" w:hAnsi="Times New Roman" w:cs="Times New Roman"/>
          <w:b/>
          <w:sz w:val="30"/>
          <w:szCs w:val="30"/>
        </w:rPr>
      </w:pPr>
      <w:r w:rsidRPr="003533CC">
        <w:rPr>
          <w:rFonts w:ascii="Times New Roman" w:hAnsi="Times New Roman" w:cs="Times New Roman"/>
          <w:b/>
          <w:sz w:val="30"/>
          <w:szCs w:val="30"/>
        </w:rPr>
        <w:t>F</w:t>
      </w:r>
      <w:r w:rsidR="00693E2A" w:rsidRPr="003533CC">
        <w:rPr>
          <w:rFonts w:ascii="Times New Roman" w:hAnsi="Times New Roman" w:cs="Times New Roman"/>
          <w:b/>
          <w:sz w:val="30"/>
          <w:szCs w:val="30"/>
        </w:rPr>
        <w:t xml:space="preserve">lattening </w:t>
      </w:r>
      <w:r w:rsidR="009826E3">
        <w:rPr>
          <w:rFonts w:ascii="Times New Roman" w:hAnsi="Times New Roman" w:cs="Times New Roman"/>
          <w:b/>
          <w:sz w:val="30"/>
          <w:szCs w:val="30"/>
        </w:rPr>
        <w:t>F</w:t>
      </w:r>
      <w:r w:rsidR="00693E2A" w:rsidRPr="003533CC">
        <w:rPr>
          <w:rFonts w:ascii="Times New Roman" w:hAnsi="Times New Roman" w:cs="Times New Roman"/>
          <w:b/>
          <w:sz w:val="30"/>
          <w:szCs w:val="30"/>
        </w:rPr>
        <w:t xml:space="preserve">ilter </w:t>
      </w:r>
      <w:r w:rsidR="009826E3">
        <w:rPr>
          <w:rFonts w:ascii="Times New Roman" w:hAnsi="Times New Roman" w:cs="Times New Roman"/>
          <w:b/>
          <w:sz w:val="30"/>
          <w:szCs w:val="30"/>
        </w:rPr>
        <w:t>F</w:t>
      </w:r>
      <w:r w:rsidR="00693E2A" w:rsidRPr="003533CC">
        <w:rPr>
          <w:rFonts w:ascii="Times New Roman" w:hAnsi="Times New Roman" w:cs="Times New Roman"/>
          <w:b/>
          <w:sz w:val="30"/>
          <w:szCs w:val="30"/>
        </w:rPr>
        <w:t xml:space="preserve">ree </w:t>
      </w:r>
      <w:r w:rsidR="009826E3">
        <w:rPr>
          <w:rFonts w:ascii="Times New Roman" w:hAnsi="Times New Roman" w:cs="Times New Roman"/>
          <w:b/>
          <w:sz w:val="30"/>
          <w:szCs w:val="30"/>
        </w:rPr>
        <w:t>B</w:t>
      </w:r>
      <w:r w:rsidRPr="003533CC">
        <w:rPr>
          <w:rFonts w:ascii="Times New Roman" w:hAnsi="Times New Roman" w:cs="Times New Roman"/>
          <w:b/>
          <w:sz w:val="30"/>
          <w:szCs w:val="30"/>
        </w:rPr>
        <w:t xml:space="preserve">eams </w:t>
      </w:r>
      <w:r w:rsidR="005559E3">
        <w:rPr>
          <w:rFonts w:ascii="Times New Roman" w:hAnsi="Times New Roman" w:cs="Times New Roman"/>
          <w:b/>
          <w:sz w:val="30"/>
          <w:szCs w:val="30"/>
        </w:rPr>
        <w:t>for</w:t>
      </w:r>
      <w:r w:rsidRPr="003533CC">
        <w:rPr>
          <w:rFonts w:ascii="Times New Roman" w:hAnsi="Times New Roman" w:cs="Times New Roman"/>
          <w:b/>
          <w:sz w:val="30"/>
          <w:szCs w:val="30"/>
        </w:rPr>
        <w:t xml:space="preserve"> 3</w:t>
      </w:r>
      <w:r w:rsidR="00E65C4F" w:rsidRPr="003533CC">
        <w:rPr>
          <w:rFonts w:ascii="Times New Roman" w:hAnsi="Times New Roman" w:cs="Times New Roman"/>
          <w:b/>
          <w:sz w:val="30"/>
          <w:szCs w:val="30"/>
        </w:rPr>
        <w:t>DCRT: Is</w:t>
      </w:r>
      <w:r w:rsidRPr="003533CC">
        <w:rPr>
          <w:rFonts w:ascii="Times New Roman" w:hAnsi="Times New Roman" w:cs="Times New Roman"/>
          <w:b/>
          <w:sz w:val="30"/>
          <w:szCs w:val="30"/>
        </w:rPr>
        <w:t xml:space="preserve"> </w:t>
      </w:r>
      <w:r w:rsidR="009826E3">
        <w:rPr>
          <w:rFonts w:ascii="Times New Roman" w:hAnsi="Times New Roman" w:cs="Times New Roman"/>
          <w:b/>
          <w:sz w:val="30"/>
          <w:szCs w:val="30"/>
        </w:rPr>
        <w:t>S</w:t>
      </w:r>
      <w:r w:rsidRPr="003533CC">
        <w:rPr>
          <w:rFonts w:ascii="Times New Roman" w:hAnsi="Times New Roman" w:cs="Times New Roman"/>
          <w:b/>
          <w:sz w:val="30"/>
          <w:szCs w:val="30"/>
        </w:rPr>
        <w:t xml:space="preserve">hape of the </w:t>
      </w:r>
      <w:r w:rsidR="009826E3">
        <w:rPr>
          <w:rFonts w:ascii="Times New Roman" w:hAnsi="Times New Roman" w:cs="Times New Roman"/>
          <w:b/>
          <w:sz w:val="30"/>
          <w:szCs w:val="30"/>
        </w:rPr>
        <w:t>B</w:t>
      </w:r>
      <w:r w:rsidRPr="003533CC">
        <w:rPr>
          <w:rFonts w:ascii="Times New Roman" w:hAnsi="Times New Roman" w:cs="Times New Roman"/>
          <w:b/>
          <w:sz w:val="30"/>
          <w:szCs w:val="30"/>
        </w:rPr>
        <w:t xml:space="preserve">eam </w:t>
      </w:r>
      <w:r w:rsidR="009826E3">
        <w:rPr>
          <w:rFonts w:ascii="Times New Roman" w:hAnsi="Times New Roman" w:cs="Times New Roman"/>
          <w:b/>
          <w:sz w:val="30"/>
          <w:szCs w:val="30"/>
        </w:rPr>
        <w:t>P</w:t>
      </w:r>
      <w:r w:rsidRPr="003533CC">
        <w:rPr>
          <w:rFonts w:ascii="Times New Roman" w:hAnsi="Times New Roman" w:cs="Times New Roman"/>
          <w:b/>
          <w:sz w:val="30"/>
          <w:szCs w:val="30"/>
        </w:rPr>
        <w:t xml:space="preserve">rofile an </w:t>
      </w:r>
      <w:r w:rsidR="009826E3">
        <w:rPr>
          <w:rFonts w:ascii="Times New Roman" w:hAnsi="Times New Roman" w:cs="Times New Roman"/>
          <w:b/>
          <w:sz w:val="30"/>
          <w:szCs w:val="30"/>
        </w:rPr>
        <w:t>A</w:t>
      </w:r>
      <w:r w:rsidRPr="003533CC">
        <w:rPr>
          <w:rFonts w:ascii="Times New Roman" w:hAnsi="Times New Roman" w:cs="Times New Roman"/>
          <w:b/>
          <w:sz w:val="30"/>
          <w:szCs w:val="30"/>
        </w:rPr>
        <w:t xml:space="preserve">dded </w:t>
      </w:r>
      <w:r w:rsidR="009826E3">
        <w:rPr>
          <w:rFonts w:ascii="Times New Roman" w:hAnsi="Times New Roman" w:cs="Times New Roman"/>
          <w:b/>
          <w:sz w:val="30"/>
          <w:szCs w:val="30"/>
        </w:rPr>
        <w:t>A</w:t>
      </w:r>
      <w:r w:rsidRPr="003533CC">
        <w:rPr>
          <w:rFonts w:ascii="Times New Roman" w:hAnsi="Times New Roman" w:cs="Times New Roman"/>
          <w:b/>
          <w:sz w:val="30"/>
          <w:szCs w:val="30"/>
        </w:rPr>
        <w:t>dvantage?</w:t>
      </w:r>
    </w:p>
    <w:p w14:paraId="54FA08B7" w14:textId="06DE1ED5" w:rsidR="00424A3B" w:rsidRPr="00F5762D" w:rsidRDefault="00424A3B" w:rsidP="00F5762D">
      <w:pPr>
        <w:jc w:val="both"/>
        <w:rPr>
          <w:rFonts w:ascii="Times New Roman" w:hAnsi="Times New Roman" w:cs="Times New Roman"/>
          <w:b/>
        </w:rPr>
      </w:pPr>
      <w:r w:rsidRPr="00F5762D">
        <w:rPr>
          <w:rFonts w:ascii="Times New Roman" w:hAnsi="Times New Roman" w:cs="Times New Roman"/>
          <w:b/>
        </w:rPr>
        <w:t>Authors</w:t>
      </w:r>
    </w:p>
    <w:p w14:paraId="292506B1" w14:textId="41A8F93A" w:rsidR="004E170B" w:rsidRDefault="004E170B" w:rsidP="00F5762D">
      <w:pPr>
        <w:jc w:val="both"/>
        <w:rPr>
          <w:rFonts w:ascii="Times New Roman" w:hAnsi="Times New Roman" w:cs="Times New Roman"/>
          <w:b/>
        </w:rPr>
      </w:pPr>
      <w:bookmarkStart w:id="0" w:name="_GoBack"/>
      <w:r w:rsidRPr="00F5762D">
        <w:rPr>
          <w:rFonts w:ascii="Times New Roman" w:hAnsi="Times New Roman" w:cs="Times New Roman"/>
          <w:b/>
        </w:rPr>
        <w:t>Mundayadan Chandroth M 1*, Venn</w:t>
      </w:r>
      <w:bookmarkEnd w:id="0"/>
      <w:r w:rsidRPr="00F5762D">
        <w:rPr>
          <w:rFonts w:ascii="Times New Roman" w:hAnsi="Times New Roman" w:cs="Times New Roman"/>
          <w:b/>
        </w:rPr>
        <w:t>ing A 1, Hodgson A 1, Chick B 1</w:t>
      </w:r>
      <w:r w:rsidR="00424A3B" w:rsidRPr="00F5762D">
        <w:rPr>
          <w:rFonts w:ascii="Times New Roman" w:hAnsi="Times New Roman" w:cs="Times New Roman"/>
          <w:b/>
        </w:rPr>
        <w:t>, Waller B 1</w:t>
      </w:r>
    </w:p>
    <w:p w14:paraId="0A6DFA71" w14:textId="70862DDB" w:rsidR="00424A3B" w:rsidRDefault="00424A3B" w:rsidP="00F5762D">
      <w:pPr>
        <w:jc w:val="both"/>
        <w:rPr>
          <w:rFonts w:ascii="Times New Roman" w:hAnsi="Times New Roman" w:cs="Times New Roman"/>
          <w:b/>
        </w:rPr>
      </w:pPr>
      <w:r>
        <w:rPr>
          <w:rFonts w:ascii="Times New Roman" w:hAnsi="Times New Roman" w:cs="Times New Roman"/>
          <w:b/>
        </w:rPr>
        <w:t>Affiliations</w:t>
      </w:r>
    </w:p>
    <w:p w14:paraId="669A237E" w14:textId="4C9AD9EB" w:rsidR="00424A3B" w:rsidRPr="00F5762D" w:rsidRDefault="00424A3B" w:rsidP="00F5762D">
      <w:pPr>
        <w:jc w:val="both"/>
        <w:rPr>
          <w:rFonts w:ascii="Times New Roman" w:hAnsi="Times New Roman" w:cs="Times New Roman"/>
          <w:sz w:val="20"/>
          <w:szCs w:val="20"/>
        </w:rPr>
      </w:pPr>
      <w:r w:rsidRPr="00F5762D">
        <w:rPr>
          <w:rFonts w:ascii="Times New Roman" w:hAnsi="Times New Roman" w:cs="Times New Roman"/>
          <w:sz w:val="20"/>
          <w:szCs w:val="20"/>
        </w:rPr>
        <w:t xml:space="preserve">Department of Radiation Oncology, Mid North Coast Cancer Institute, Port Macquarie, NSW, Australia. </w:t>
      </w:r>
    </w:p>
    <w:p w14:paraId="225FC720" w14:textId="77777777" w:rsidR="00424A3B" w:rsidRDefault="00424A3B" w:rsidP="00F5762D">
      <w:pPr>
        <w:jc w:val="both"/>
        <w:rPr>
          <w:rFonts w:ascii="Times New Roman" w:hAnsi="Times New Roman" w:cs="Times New Roman"/>
          <w:b/>
        </w:rPr>
      </w:pPr>
      <w:r>
        <w:rPr>
          <w:rFonts w:ascii="Times New Roman" w:hAnsi="Times New Roman" w:cs="Times New Roman"/>
          <w:b/>
        </w:rPr>
        <w:t>Corresponding author</w:t>
      </w:r>
    </w:p>
    <w:p w14:paraId="21ECD745" w14:textId="77777777" w:rsidR="00F5762D" w:rsidRDefault="00424A3B" w:rsidP="00467C3C">
      <w:pPr>
        <w:jc w:val="both"/>
        <w:rPr>
          <w:ins w:id="1" w:author="Mahesh Chandroth" w:date="2019-03-20T11:11:00Z"/>
          <w:rFonts w:ascii="Times New Roman" w:hAnsi="Times New Roman" w:cs="Times New Roman"/>
          <w:sz w:val="20"/>
          <w:szCs w:val="20"/>
        </w:rPr>
      </w:pPr>
      <w:r w:rsidRPr="00F5762D">
        <w:rPr>
          <w:rFonts w:ascii="Times New Roman" w:hAnsi="Times New Roman" w:cs="Times New Roman"/>
          <w:sz w:val="20"/>
          <w:szCs w:val="20"/>
        </w:rPr>
        <w:t>Mundayadan Chandroth M, Department</w:t>
      </w:r>
      <w:r w:rsidRPr="00F5762D">
        <w:rPr>
          <w:rFonts w:ascii="Times New Roman" w:hAnsi="Times New Roman" w:cs="Times New Roman"/>
          <w:sz w:val="20"/>
          <w:szCs w:val="20"/>
        </w:rPr>
        <w:t xml:space="preserve"> of Radiation Oncology, Mid North Coast Cancer Institute, Port Macquarie, NSW, Australia</w:t>
      </w:r>
      <w:r w:rsidR="00F5762D" w:rsidRPr="00F5762D">
        <w:rPr>
          <w:rFonts w:ascii="Times New Roman" w:hAnsi="Times New Roman" w:cs="Times New Roman"/>
          <w:sz w:val="20"/>
          <w:szCs w:val="20"/>
        </w:rPr>
        <w:t>, Phone: +61467735510; email: Mahesh.Mundayadanchandroth@health.nsw.gov.au</w:t>
      </w:r>
      <w:r w:rsidRPr="00F5762D">
        <w:rPr>
          <w:rFonts w:ascii="Times New Roman" w:hAnsi="Times New Roman" w:cs="Times New Roman"/>
          <w:sz w:val="20"/>
          <w:szCs w:val="20"/>
        </w:rPr>
        <w:t xml:space="preserve">. </w:t>
      </w:r>
    </w:p>
    <w:p w14:paraId="6565E8D6" w14:textId="6AA39DE2" w:rsidR="00BD34BC" w:rsidRPr="00467C3C" w:rsidRDefault="00BD34BC" w:rsidP="00467C3C">
      <w:pPr>
        <w:jc w:val="both"/>
        <w:rPr>
          <w:rFonts w:ascii="Times New Roman" w:hAnsi="Times New Roman" w:cs="Times New Roman"/>
          <w:b/>
        </w:rPr>
      </w:pPr>
      <w:r w:rsidRPr="00467C3C">
        <w:rPr>
          <w:rFonts w:ascii="Times New Roman" w:hAnsi="Times New Roman" w:cs="Times New Roman"/>
          <w:b/>
        </w:rPr>
        <w:t>Abstract</w:t>
      </w:r>
    </w:p>
    <w:p w14:paraId="4BF4F453" w14:textId="2DA0D772" w:rsidR="00312064" w:rsidRPr="00B136E8" w:rsidRDefault="00312064" w:rsidP="00312064">
      <w:pPr>
        <w:jc w:val="both"/>
        <w:rPr>
          <w:rFonts w:ascii="Times New Roman" w:hAnsi="Times New Roman" w:cs="Times New Roman"/>
        </w:rPr>
      </w:pPr>
      <w:r w:rsidRPr="00B136E8">
        <w:rPr>
          <w:rFonts w:ascii="Times New Roman" w:hAnsi="Times New Roman" w:cs="Times New Roman"/>
        </w:rPr>
        <w:t>Megavoltage radiotherapy has proven to be highly effective for the treatment of basal cell carcinoma (BCC) of the nose. A common treatment technique has been 3D conformal, half</w:t>
      </w:r>
      <w:r w:rsidR="004745F5" w:rsidRPr="00B136E8">
        <w:rPr>
          <w:rFonts w:ascii="Times New Roman" w:hAnsi="Times New Roman" w:cs="Times New Roman"/>
        </w:rPr>
        <w:t>-</w:t>
      </w:r>
      <w:r w:rsidRPr="00B136E8">
        <w:rPr>
          <w:rFonts w:ascii="Times New Roman" w:hAnsi="Times New Roman" w:cs="Times New Roman"/>
        </w:rPr>
        <w:t>beam blocked, lateral, parallel opposed, 6</w:t>
      </w:r>
      <w:r w:rsidR="00FA18F2" w:rsidRPr="00B136E8">
        <w:rPr>
          <w:rFonts w:ascii="Times New Roman" w:hAnsi="Times New Roman" w:cs="Times New Roman"/>
        </w:rPr>
        <w:t xml:space="preserve"> MV</w:t>
      </w:r>
      <w:r w:rsidRPr="00B136E8">
        <w:rPr>
          <w:rFonts w:ascii="Times New Roman" w:hAnsi="Times New Roman" w:cs="Times New Roman"/>
        </w:rPr>
        <w:t xml:space="preserve"> flat beams, using a symmetric wax block to provide uniform dosimetry across the treatment region. One issue we identified with the wax block method is the significant time overhead involved to manufacture and fit the block to the patient’s nose. In this study, we investigated the use of flattening filter </w:t>
      </w:r>
      <w:r w:rsidR="00323C88" w:rsidRPr="00B136E8">
        <w:rPr>
          <w:rFonts w:ascii="Times New Roman" w:hAnsi="Times New Roman" w:cs="Times New Roman"/>
        </w:rPr>
        <w:t xml:space="preserve">free </w:t>
      </w:r>
      <w:r w:rsidR="00DF6B56" w:rsidRPr="00B136E8">
        <w:rPr>
          <w:rFonts w:ascii="Times New Roman" w:hAnsi="Times New Roman" w:cs="Times New Roman"/>
        </w:rPr>
        <w:t xml:space="preserve">(FFF) </w:t>
      </w:r>
      <w:r w:rsidR="00102DD9" w:rsidRPr="00B136E8">
        <w:rPr>
          <w:rFonts w:ascii="Times New Roman" w:hAnsi="Times New Roman" w:cs="Times New Roman"/>
        </w:rPr>
        <w:t>beams with</w:t>
      </w:r>
      <w:r w:rsidR="00DF6B56" w:rsidRPr="00B136E8">
        <w:rPr>
          <w:rFonts w:ascii="Times New Roman" w:hAnsi="Times New Roman" w:cs="Times New Roman"/>
        </w:rPr>
        <w:t xml:space="preserve"> thermoplastic bolus used as an alternative to the wax block </w:t>
      </w:r>
      <w:r w:rsidR="00102DD9" w:rsidRPr="00B136E8">
        <w:rPr>
          <w:rFonts w:ascii="Times New Roman" w:hAnsi="Times New Roman" w:cs="Times New Roman"/>
        </w:rPr>
        <w:t>method, exploiting</w:t>
      </w:r>
      <w:r w:rsidRPr="00B136E8">
        <w:rPr>
          <w:rFonts w:ascii="Times New Roman" w:hAnsi="Times New Roman" w:cs="Times New Roman"/>
        </w:rPr>
        <w:t xml:space="preserve"> the wedged shape of a half</w:t>
      </w:r>
      <w:r w:rsidR="00885F67" w:rsidRPr="00B136E8">
        <w:rPr>
          <w:rFonts w:ascii="Times New Roman" w:hAnsi="Times New Roman" w:cs="Times New Roman"/>
        </w:rPr>
        <w:t>-</w:t>
      </w:r>
      <w:r w:rsidRPr="00B136E8">
        <w:rPr>
          <w:rFonts w:ascii="Times New Roman" w:hAnsi="Times New Roman" w:cs="Times New Roman"/>
        </w:rPr>
        <w:t xml:space="preserve">beam blocked FFF field. The use of thermoplastic bolus </w:t>
      </w:r>
      <w:r w:rsidR="00102DD9" w:rsidRPr="00B136E8">
        <w:rPr>
          <w:rFonts w:ascii="Times New Roman" w:hAnsi="Times New Roman" w:cs="Times New Roman"/>
        </w:rPr>
        <w:t>significantly reduces</w:t>
      </w:r>
      <w:r w:rsidRPr="00B136E8">
        <w:rPr>
          <w:rFonts w:ascii="Times New Roman" w:hAnsi="Times New Roman" w:cs="Times New Roman"/>
        </w:rPr>
        <w:t xml:space="preserve"> the</w:t>
      </w:r>
      <w:r w:rsidR="00323C88" w:rsidRPr="00B136E8">
        <w:rPr>
          <w:rFonts w:ascii="Times New Roman" w:hAnsi="Times New Roman" w:cs="Times New Roman"/>
        </w:rPr>
        <w:t xml:space="preserve"> manufacturing</w:t>
      </w:r>
      <w:r w:rsidRPr="00B136E8">
        <w:rPr>
          <w:rFonts w:ascii="Times New Roman" w:hAnsi="Times New Roman" w:cs="Times New Roman"/>
        </w:rPr>
        <w:t xml:space="preserve"> </w:t>
      </w:r>
      <w:r w:rsidR="00D112E9" w:rsidRPr="00B136E8">
        <w:rPr>
          <w:rFonts w:ascii="Times New Roman" w:hAnsi="Times New Roman" w:cs="Times New Roman"/>
        </w:rPr>
        <w:t>overheads</w:t>
      </w:r>
      <w:r w:rsidRPr="00B136E8">
        <w:rPr>
          <w:rFonts w:ascii="Times New Roman" w:hAnsi="Times New Roman" w:cs="Times New Roman"/>
        </w:rPr>
        <w:t xml:space="preserve"> and time required for simulation setup</w:t>
      </w:r>
      <w:r w:rsidR="00DF64E0" w:rsidRPr="00B136E8">
        <w:rPr>
          <w:rFonts w:ascii="Times New Roman" w:hAnsi="Times New Roman" w:cs="Times New Roman"/>
        </w:rPr>
        <w:t>,</w:t>
      </w:r>
      <w:r w:rsidRPr="00B136E8">
        <w:rPr>
          <w:rFonts w:ascii="Times New Roman" w:hAnsi="Times New Roman" w:cs="Times New Roman"/>
        </w:rPr>
        <w:t xml:space="preserve"> while improving the patient’s comfort and experience. We acquired a cohort of 10 patient plans for the two techniques, with each plan assessed and approved by a radiation oncologist. We subsequently applied a range of plan</w:t>
      </w:r>
      <w:r w:rsidR="004745F5" w:rsidRPr="00B136E8">
        <w:rPr>
          <w:rFonts w:ascii="Times New Roman" w:hAnsi="Times New Roman" w:cs="Times New Roman"/>
        </w:rPr>
        <w:t xml:space="preserve"> evaluation</w:t>
      </w:r>
      <w:r w:rsidRPr="00B136E8">
        <w:rPr>
          <w:rFonts w:ascii="Times New Roman" w:hAnsi="Times New Roman" w:cs="Times New Roman"/>
        </w:rPr>
        <w:t xml:space="preserve"> metrics to compare the two techniques for various dosimetric end points. We found that, for the metrics applied, there was no statistically significant difference between the two planning methods. </w:t>
      </w:r>
      <w:r w:rsidR="00102DD9" w:rsidRPr="00B136E8">
        <w:rPr>
          <w:rFonts w:ascii="Times New Roman" w:hAnsi="Times New Roman" w:cs="Times New Roman"/>
        </w:rPr>
        <w:t>In conclusion</w:t>
      </w:r>
      <w:r w:rsidR="00D849D2" w:rsidRPr="00B136E8">
        <w:rPr>
          <w:rFonts w:ascii="Times New Roman" w:hAnsi="Times New Roman" w:cs="Times New Roman"/>
        </w:rPr>
        <w:t>,</w:t>
      </w:r>
      <w:r w:rsidRPr="00B136E8">
        <w:rPr>
          <w:rFonts w:ascii="Times New Roman" w:hAnsi="Times New Roman" w:cs="Times New Roman"/>
        </w:rPr>
        <w:t xml:space="preserve"> </w:t>
      </w:r>
      <w:r w:rsidR="00D849D2" w:rsidRPr="00B136E8">
        <w:rPr>
          <w:rFonts w:ascii="Times New Roman" w:hAnsi="Times New Roman" w:cs="Times New Roman"/>
        </w:rPr>
        <w:t xml:space="preserve">it </w:t>
      </w:r>
      <w:r w:rsidRPr="00B136E8">
        <w:rPr>
          <w:rFonts w:ascii="Times New Roman" w:hAnsi="Times New Roman" w:cs="Times New Roman"/>
        </w:rPr>
        <w:t>was</w:t>
      </w:r>
      <w:r w:rsidR="00D849D2" w:rsidRPr="00B136E8">
        <w:rPr>
          <w:rFonts w:ascii="Times New Roman" w:hAnsi="Times New Roman" w:cs="Times New Roman"/>
        </w:rPr>
        <w:t xml:space="preserve"> found</w:t>
      </w:r>
      <w:r w:rsidRPr="00B136E8">
        <w:rPr>
          <w:rFonts w:ascii="Times New Roman" w:hAnsi="Times New Roman" w:cs="Times New Roman"/>
        </w:rPr>
        <w:t xml:space="preserve"> that using 3D conformal FFF planning with thermoplastic bolus provides an </w:t>
      </w:r>
      <w:r w:rsidR="00D849D2" w:rsidRPr="00B136E8">
        <w:rPr>
          <w:rFonts w:ascii="Times New Roman" w:hAnsi="Times New Roman" w:cs="Times New Roman"/>
        </w:rPr>
        <w:t>efficient</w:t>
      </w:r>
      <w:r w:rsidRPr="00B136E8">
        <w:rPr>
          <w:rFonts w:ascii="Times New Roman" w:hAnsi="Times New Roman" w:cs="Times New Roman"/>
        </w:rPr>
        <w:t xml:space="preserve"> method in terms of simulation, maintenance of hygiene, patient comfort, time and cost effectiveness. </w:t>
      </w:r>
    </w:p>
    <w:p w14:paraId="1FAAA7E1" w14:textId="5252F633" w:rsidR="00BD34BC" w:rsidRPr="00B136E8" w:rsidRDefault="001C226D" w:rsidP="0070554A">
      <w:pPr>
        <w:rPr>
          <w:rFonts w:ascii="Times New Roman" w:hAnsi="Times New Roman" w:cs="Times New Roman"/>
        </w:rPr>
      </w:pPr>
      <w:r w:rsidRPr="00B136E8">
        <w:rPr>
          <w:rFonts w:ascii="Times New Roman" w:hAnsi="Times New Roman" w:cs="Times New Roman"/>
        </w:rPr>
        <w:t xml:space="preserve">Key words: skin cancer, wax block, </w:t>
      </w:r>
      <w:r w:rsidR="004E5DE3" w:rsidRPr="00B136E8">
        <w:rPr>
          <w:rFonts w:ascii="Times New Roman" w:hAnsi="Times New Roman" w:cs="Times New Roman"/>
        </w:rPr>
        <w:t xml:space="preserve">flattening filter free </w:t>
      </w:r>
    </w:p>
    <w:p w14:paraId="2DD5AEBC" w14:textId="77777777" w:rsidR="0070554A" w:rsidRPr="00467C3C" w:rsidRDefault="004668A4" w:rsidP="00467C3C">
      <w:pPr>
        <w:jc w:val="both"/>
        <w:rPr>
          <w:rFonts w:ascii="Times New Roman" w:hAnsi="Times New Roman" w:cs="Times New Roman"/>
          <w:b/>
        </w:rPr>
      </w:pPr>
      <w:r w:rsidRPr="00467C3C">
        <w:rPr>
          <w:rFonts w:ascii="Times New Roman" w:hAnsi="Times New Roman" w:cs="Times New Roman"/>
          <w:b/>
        </w:rPr>
        <w:t>Introduction</w:t>
      </w:r>
    </w:p>
    <w:p w14:paraId="799D32B1" w14:textId="59293650" w:rsidR="0040668A" w:rsidRPr="00B136E8" w:rsidRDefault="00C32C18" w:rsidP="008D3096">
      <w:pPr>
        <w:jc w:val="both"/>
        <w:rPr>
          <w:rFonts w:ascii="Times New Roman" w:hAnsi="Times New Roman" w:cs="Times New Roman"/>
        </w:rPr>
      </w:pPr>
      <w:r w:rsidRPr="00B136E8">
        <w:rPr>
          <w:rFonts w:ascii="Times New Roman" w:hAnsi="Times New Roman" w:cs="Times New Roman"/>
        </w:rPr>
        <w:t xml:space="preserve">Non-melanoma skin cancers are the most common cancers in Australia, with 642 </w:t>
      </w:r>
      <w:r w:rsidR="00A358A3" w:rsidRPr="00B136E8">
        <w:rPr>
          <w:rFonts w:ascii="Times New Roman" w:hAnsi="Times New Roman" w:cs="Times New Roman"/>
        </w:rPr>
        <w:t xml:space="preserve">associated </w:t>
      </w:r>
      <w:r w:rsidRPr="00B136E8">
        <w:rPr>
          <w:rFonts w:ascii="Times New Roman" w:hAnsi="Times New Roman" w:cs="Times New Roman"/>
        </w:rPr>
        <w:t xml:space="preserve">deaths recorded in 2015 </w:t>
      </w:r>
      <w:r w:rsidR="000D434A" w:rsidRPr="00B136E8">
        <w:rPr>
          <w:rFonts w:ascii="Times New Roman" w:hAnsi="Times New Roman" w:cs="Times New Roman"/>
        </w:rPr>
        <w:t>[1]</w:t>
      </w:r>
      <w:r w:rsidRPr="00B136E8">
        <w:rPr>
          <w:rFonts w:ascii="Times New Roman" w:hAnsi="Times New Roman" w:cs="Times New Roman"/>
        </w:rPr>
        <w:t xml:space="preserve">. Basal cell carcinoma </w:t>
      </w:r>
      <w:r w:rsidR="006C5C27" w:rsidRPr="00B136E8">
        <w:rPr>
          <w:rFonts w:ascii="Times New Roman" w:hAnsi="Times New Roman" w:cs="Times New Roman"/>
        </w:rPr>
        <w:t xml:space="preserve">(BCC) </w:t>
      </w:r>
      <w:r w:rsidRPr="00B136E8">
        <w:rPr>
          <w:rFonts w:ascii="Times New Roman" w:hAnsi="Times New Roman" w:cs="Times New Roman"/>
        </w:rPr>
        <w:t xml:space="preserve">accounts for </w:t>
      </w:r>
      <w:r w:rsidR="00B437C0" w:rsidRPr="00B136E8">
        <w:rPr>
          <w:rFonts w:ascii="Times New Roman" w:hAnsi="Times New Roman" w:cs="Times New Roman"/>
        </w:rPr>
        <w:t xml:space="preserve">approximately </w:t>
      </w:r>
      <w:r w:rsidRPr="00B136E8">
        <w:rPr>
          <w:rFonts w:ascii="Times New Roman" w:hAnsi="Times New Roman" w:cs="Times New Roman"/>
        </w:rPr>
        <w:t>70% of non-melanoma skin cancers</w:t>
      </w:r>
      <w:r w:rsidR="000D434A" w:rsidRPr="00B136E8">
        <w:rPr>
          <w:rFonts w:ascii="Times New Roman" w:hAnsi="Times New Roman" w:cs="Times New Roman"/>
        </w:rPr>
        <w:t xml:space="preserve"> and often has no symptoms</w:t>
      </w:r>
      <w:r w:rsidR="0056293C" w:rsidRPr="00B136E8">
        <w:rPr>
          <w:rFonts w:ascii="Times New Roman" w:hAnsi="Times New Roman" w:cs="Times New Roman"/>
        </w:rPr>
        <w:t xml:space="preserve">. </w:t>
      </w:r>
      <w:r w:rsidR="00A22C35" w:rsidRPr="00B136E8">
        <w:rPr>
          <w:rFonts w:ascii="Times New Roman" w:hAnsi="Times New Roman" w:cs="Times New Roman"/>
        </w:rPr>
        <w:t>The n</w:t>
      </w:r>
      <w:r w:rsidR="0056293C" w:rsidRPr="00B136E8">
        <w:rPr>
          <w:rFonts w:ascii="Times New Roman" w:hAnsi="Times New Roman" w:cs="Times New Roman"/>
        </w:rPr>
        <w:t>ose is a very common anatomical site for</w:t>
      </w:r>
      <w:r w:rsidR="00B61E78" w:rsidRPr="00B136E8">
        <w:rPr>
          <w:rFonts w:ascii="Times New Roman" w:hAnsi="Times New Roman" w:cs="Times New Roman"/>
        </w:rPr>
        <w:t xml:space="preserve"> BCC </w:t>
      </w:r>
      <w:r w:rsidR="0056293C" w:rsidRPr="00B136E8">
        <w:rPr>
          <w:rFonts w:ascii="Times New Roman" w:hAnsi="Times New Roman" w:cs="Times New Roman"/>
        </w:rPr>
        <w:t>skin cancer to occur due to the increased exposure to</w:t>
      </w:r>
      <w:r w:rsidR="003B7B56" w:rsidRPr="00B136E8">
        <w:rPr>
          <w:rFonts w:ascii="Times New Roman" w:hAnsi="Times New Roman" w:cs="Times New Roman"/>
        </w:rPr>
        <w:t xml:space="preserve"> the</w:t>
      </w:r>
      <w:r w:rsidR="0056293C" w:rsidRPr="00B136E8">
        <w:rPr>
          <w:rFonts w:ascii="Times New Roman" w:hAnsi="Times New Roman" w:cs="Times New Roman"/>
        </w:rPr>
        <w:t xml:space="preserve"> sun. Radiotherapy is </w:t>
      </w:r>
      <w:r w:rsidR="00557A63" w:rsidRPr="00B136E8">
        <w:rPr>
          <w:rFonts w:ascii="Times New Roman" w:hAnsi="Times New Roman" w:cs="Times New Roman"/>
        </w:rPr>
        <w:t>an effective</w:t>
      </w:r>
      <w:r w:rsidR="0056293C" w:rsidRPr="00B136E8">
        <w:rPr>
          <w:rFonts w:ascii="Times New Roman" w:hAnsi="Times New Roman" w:cs="Times New Roman"/>
        </w:rPr>
        <w:t xml:space="preserve"> treatment method for these cancers and </w:t>
      </w:r>
      <w:r w:rsidR="00B67323" w:rsidRPr="00B136E8">
        <w:rPr>
          <w:rFonts w:ascii="Times New Roman" w:hAnsi="Times New Roman" w:cs="Times New Roman"/>
        </w:rPr>
        <w:t xml:space="preserve">is </w:t>
      </w:r>
      <w:r w:rsidR="0056293C" w:rsidRPr="00B136E8">
        <w:rPr>
          <w:rFonts w:ascii="Times New Roman" w:hAnsi="Times New Roman" w:cs="Times New Roman"/>
        </w:rPr>
        <w:t>often delivered using megavoltage (</w:t>
      </w:r>
      <w:r w:rsidR="00FA18F2" w:rsidRPr="00B136E8">
        <w:rPr>
          <w:rFonts w:ascii="Times New Roman" w:hAnsi="Times New Roman" w:cs="Times New Roman"/>
        </w:rPr>
        <w:t>MV</w:t>
      </w:r>
      <w:r w:rsidR="0056293C" w:rsidRPr="00B136E8">
        <w:rPr>
          <w:rFonts w:ascii="Times New Roman" w:hAnsi="Times New Roman" w:cs="Times New Roman"/>
        </w:rPr>
        <w:t>) photon beams.</w:t>
      </w:r>
      <w:r w:rsidR="0040668A" w:rsidRPr="00B136E8">
        <w:rPr>
          <w:rFonts w:ascii="Times New Roman" w:hAnsi="Times New Roman" w:cs="Times New Roman"/>
        </w:rPr>
        <w:t xml:space="preserve"> Our </w:t>
      </w:r>
      <w:r w:rsidR="000529EA" w:rsidRPr="00B136E8">
        <w:rPr>
          <w:rFonts w:ascii="Times New Roman" w:hAnsi="Times New Roman" w:cs="Times New Roman"/>
        </w:rPr>
        <w:t>C</w:t>
      </w:r>
      <w:r w:rsidR="0040668A" w:rsidRPr="00B136E8">
        <w:rPr>
          <w:rFonts w:ascii="Times New Roman" w:hAnsi="Times New Roman" w:cs="Times New Roman"/>
        </w:rPr>
        <w:t>entre</w:t>
      </w:r>
      <w:r w:rsidR="00DF1EDF" w:rsidRPr="00B136E8">
        <w:rPr>
          <w:rFonts w:ascii="Times New Roman" w:hAnsi="Times New Roman" w:cs="Times New Roman"/>
        </w:rPr>
        <w:t xml:space="preserve"> has</w:t>
      </w:r>
      <w:r w:rsidR="0040668A" w:rsidRPr="00B136E8">
        <w:rPr>
          <w:rFonts w:ascii="Times New Roman" w:hAnsi="Times New Roman" w:cs="Times New Roman"/>
        </w:rPr>
        <w:t xml:space="preserve"> treated nearly 100 patients</w:t>
      </w:r>
      <w:r w:rsidR="003B7B56" w:rsidRPr="00B136E8">
        <w:rPr>
          <w:rFonts w:ascii="Times New Roman" w:hAnsi="Times New Roman" w:cs="Times New Roman"/>
        </w:rPr>
        <w:t xml:space="preserve"> for BCC of the nose</w:t>
      </w:r>
      <w:r w:rsidR="0040668A" w:rsidRPr="00B136E8">
        <w:rPr>
          <w:rFonts w:ascii="Times New Roman" w:hAnsi="Times New Roman" w:cs="Times New Roman"/>
        </w:rPr>
        <w:t xml:space="preserve"> in the last 10 years </w:t>
      </w:r>
      <w:r w:rsidR="00B14726" w:rsidRPr="00B136E8">
        <w:rPr>
          <w:rFonts w:ascii="Times New Roman" w:hAnsi="Times New Roman" w:cs="Times New Roman"/>
        </w:rPr>
        <w:t>with</w:t>
      </w:r>
      <w:r w:rsidR="0040668A" w:rsidRPr="00B136E8">
        <w:rPr>
          <w:rFonts w:ascii="Times New Roman" w:hAnsi="Times New Roman" w:cs="Times New Roman"/>
        </w:rPr>
        <w:t xml:space="preserve"> radical </w:t>
      </w:r>
      <w:r w:rsidR="00987A8A" w:rsidRPr="00B136E8">
        <w:rPr>
          <w:rFonts w:ascii="Times New Roman" w:hAnsi="Times New Roman" w:cs="Times New Roman"/>
        </w:rPr>
        <w:t>intent (</w:t>
      </w:r>
      <w:r w:rsidR="00014C4B" w:rsidRPr="00B136E8">
        <w:rPr>
          <w:rFonts w:ascii="Times New Roman" w:hAnsi="Times New Roman" w:cs="Times New Roman"/>
        </w:rPr>
        <w:t>50</w:t>
      </w:r>
      <w:r w:rsidR="00A90844" w:rsidRPr="00B136E8">
        <w:rPr>
          <w:rFonts w:ascii="Times New Roman" w:hAnsi="Times New Roman" w:cs="Times New Roman"/>
        </w:rPr>
        <w:t>00</w:t>
      </w:r>
      <w:r w:rsidR="00427543" w:rsidRPr="00B136E8">
        <w:rPr>
          <w:rFonts w:ascii="Times New Roman" w:hAnsi="Times New Roman" w:cs="Times New Roman"/>
        </w:rPr>
        <w:t xml:space="preserve"> cGy</w:t>
      </w:r>
      <w:r w:rsidR="00014C4B" w:rsidRPr="00B136E8">
        <w:rPr>
          <w:rFonts w:ascii="Times New Roman" w:hAnsi="Times New Roman" w:cs="Times New Roman"/>
        </w:rPr>
        <w:t xml:space="preserve"> in 20 fractions) </w:t>
      </w:r>
      <w:r w:rsidR="0040668A" w:rsidRPr="00B136E8">
        <w:rPr>
          <w:rFonts w:ascii="Times New Roman" w:hAnsi="Times New Roman" w:cs="Times New Roman"/>
        </w:rPr>
        <w:t xml:space="preserve">using </w:t>
      </w:r>
      <w:r w:rsidR="00014C4B" w:rsidRPr="00B136E8">
        <w:rPr>
          <w:rFonts w:ascii="Times New Roman" w:hAnsi="Times New Roman" w:cs="Times New Roman"/>
        </w:rPr>
        <w:t xml:space="preserve">3 </w:t>
      </w:r>
      <w:r w:rsidR="00B14726" w:rsidRPr="00B136E8">
        <w:rPr>
          <w:rFonts w:ascii="Times New Roman" w:hAnsi="Times New Roman" w:cs="Times New Roman"/>
        </w:rPr>
        <w:t>d</w:t>
      </w:r>
      <w:r w:rsidR="00014C4B" w:rsidRPr="00B136E8">
        <w:rPr>
          <w:rFonts w:ascii="Times New Roman" w:hAnsi="Times New Roman" w:cs="Times New Roman"/>
        </w:rPr>
        <w:t xml:space="preserve">imensional </w:t>
      </w:r>
      <w:r w:rsidR="00B14726" w:rsidRPr="00B136E8">
        <w:rPr>
          <w:rFonts w:ascii="Times New Roman" w:hAnsi="Times New Roman" w:cs="Times New Roman"/>
        </w:rPr>
        <w:t>c</w:t>
      </w:r>
      <w:r w:rsidR="00014C4B" w:rsidRPr="00B136E8">
        <w:rPr>
          <w:rFonts w:ascii="Times New Roman" w:hAnsi="Times New Roman" w:cs="Times New Roman"/>
        </w:rPr>
        <w:t xml:space="preserve">onformal </w:t>
      </w:r>
      <w:r w:rsidR="00B14726" w:rsidRPr="00B136E8">
        <w:rPr>
          <w:rFonts w:ascii="Times New Roman" w:hAnsi="Times New Roman" w:cs="Times New Roman"/>
        </w:rPr>
        <w:t>r</w:t>
      </w:r>
      <w:r w:rsidR="00014C4B" w:rsidRPr="00B136E8">
        <w:rPr>
          <w:rFonts w:ascii="Times New Roman" w:hAnsi="Times New Roman" w:cs="Times New Roman"/>
        </w:rPr>
        <w:t xml:space="preserve">adiation </w:t>
      </w:r>
      <w:r w:rsidR="00B14726" w:rsidRPr="00B136E8">
        <w:rPr>
          <w:rFonts w:ascii="Times New Roman" w:hAnsi="Times New Roman" w:cs="Times New Roman"/>
        </w:rPr>
        <w:t>t</w:t>
      </w:r>
      <w:r w:rsidR="00014C4B" w:rsidRPr="00B136E8">
        <w:rPr>
          <w:rFonts w:ascii="Times New Roman" w:hAnsi="Times New Roman" w:cs="Times New Roman"/>
        </w:rPr>
        <w:t>herapy (3DCRT)</w:t>
      </w:r>
      <w:r w:rsidR="0040668A" w:rsidRPr="00B136E8">
        <w:rPr>
          <w:rFonts w:ascii="Times New Roman" w:hAnsi="Times New Roman" w:cs="Times New Roman"/>
        </w:rPr>
        <w:t>.</w:t>
      </w:r>
      <w:r w:rsidR="00014C4B" w:rsidRPr="00B136E8">
        <w:rPr>
          <w:rFonts w:ascii="Times New Roman" w:hAnsi="Times New Roman" w:cs="Times New Roman"/>
        </w:rPr>
        <w:t xml:space="preserve"> </w:t>
      </w:r>
      <w:r w:rsidR="005A4ABF" w:rsidRPr="00B136E8">
        <w:rPr>
          <w:rFonts w:ascii="Times New Roman" w:hAnsi="Times New Roman" w:cs="Times New Roman"/>
        </w:rPr>
        <w:t>Historically</w:t>
      </w:r>
      <w:r w:rsidR="009E0547" w:rsidRPr="00B136E8">
        <w:rPr>
          <w:rFonts w:ascii="Times New Roman" w:hAnsi="Times New Roman" w:cs="Times New Roman"/>
        </w:rPr>
        <w:t>,</w:t>
      </w:r>
      <w:r w:rsidR="005A4ABF" w:rsidRPr="00B136E8">
        <w:rPr>
          <w:rFonts w:ascii="Times New Roman" w:hAnsi="Times New Roman" w:cs="Times New Roman"/>
        </w:rPr>
        <w:t xml:space="preserve"> we have used</w:t>
      </w:r>
      <w:r w:rsidR="0040668A" w:rsidRPr="00B136E8">
        <w:rPr>
          <w:rFonts w:ascii="Times New Roman" w:hAnsi="Times New Roman" w:cs="Times New Roman"/>
        </w:rPr>
        <w:t xml:space="preserve"> </w:t>
      </w:r>
      <w:r w:rsidR="002965AC" w:rsidRPr="00B136E8">
        <w:rPr>
          <w:rFonts w:ascii="Times New Roman" w:hAnsi="Times New Roman" w:cs="Times New Roman"/>
        </w:rPr>
        <w:t>half</w:t>
      </w:r>
      <w:r w:rsidR="00D96BCB" w:rsidRPr="00B136E8">
        <w:rPr>
          <w:rFonts w:ascii="Times New Roman" w:hAnsi="Times New Roman" w:cs="Times New Roman"/>
        </w:rPr>
        <w:t>-</w:t>
      </w:r>
      <w:r w:rsidR="002965AC" w:rsidRPr="00B136E8">
        <w:rPr>
          <w:rFonts w:ascii="Times New Roman" w:hAnsi="Times New Roman" w:cs="Times New Roman"/>
        </w:rPr>
        <w:t>beam</w:t>
      </w:r>
      <w:r w:rsidR="005A4ABF" w:rsidRPr="00B136E8">
        <w:rPr>
          <w:rFonts w:ascii="Times New Roman" w:hAnsi="Times New Roman" w:cs="Times New Roman"/>
        </w:rPr>
        <w:t xml:space="preserve"> blocked</w:t>
      </w:r>
      <w:r w:rsidR="00D13546" w:rsidRPr="00B136E8">
        <w:rPr>
          <w:rFonts w:ascii="Times New Roman" w:hAnsi="Times New Roman" w:cs="Times New Roman"/>
        </w:rPr>
        <w:t>,</w:t>
      </w:r>
      <w:r w:rsidR="005A4ABF" w:rsidRPr="00B136E8">
        <w:rPr>
          <w:rFonts w:ascii="Times New Roman" w:hAnsi="Times New Roman" w:cs="Times New Roman"/>
        </w:rPr>
        <w:t xml:space="preserve"> l</w:t>
      </w:r>
      <w:r w:rsidR="00014C4B" w:rsidRPr="00B136E8">
        <w:rPr>
          <w:rFonts w:ascii="Times New Roman" w:hAnsi="Times New Roman" w:cs="Times New Roman"/>
        </w:rPr>
        <w:t>ateral</w:t>
      </w:r>
      <w:r w:rsidR="00F63984" w:rsidRPr="00B136E8">
        <w:rPr>
          <w:rFonts w:ascii="Times New Roman" w:hAnsi="Times New Roman" w:cs="Times New Roman"/>
        </w:rPr>
        <w:t>,</w:t>
      </w:r>
      <w:r w:rsidR="00014C4B" w:rsidRPr="00B136E8">
        <w:rPr>
          <w:rFonts w:ascii="Times New Roman" w:hAnsi="Times New Roman" w:cs="Times New Roman"/>
        </w:rPr>
        <w:t xml:space="preserve"> parallel opposed</w:t>
      </w:r>
      <w:r w:rsidR="00D13546" w:rsidRPr="00B136E8">
        <w:rPr>
          <w:rFonts w:ascii="Times New Roman" w:hAnsi="Times New Roman" w:cs="Times New Roman"/>
        </w:rPr>
        <w:t xml:space="preserve"> 6</w:t>
      </w:r>
      <w:r w:rsidR="00FA18F2" w:rsidRPr="00B136E8">
        <w:rPr>
          <w:rFonts w:ascii="Times New Roman" w:hAnsi="Times New Roman" w:cs="Times New Roman"/>
        </w:rPr>
        <w:t xml:space="preserve"> MV</w:t>
      </w:r>
      <w:r w:rsidR="00D13546" w:rsidRPr="00B136E8">
        <w:rPr>
          <w:rFonts w:ascii="Times New Roman" w:hAnsi="Times New Roman" w:cs="Times New Roman"/>
        </w:rPr>
        <w:t xml:space="preserve"> flat beams</w:t>
      </w:r>
      <w:r w:rsidR="00014C4B" w:rsidRPr="00B136E8">
        <w:rPr>
          <w:rFonts w:ascii="Times New Roman" w:hAnsi="Times New Roman" w:cs="Times New Roman"/>
        </w:rPr>
        <w:t xml:space="preserve"> to treat the</w:t>
      </w:r>
      <w:r w:rsidR="00D322C0" w:rsidRPr="00B136E8">
        <w:rPr>
          <w:rFonts w:ascii="Times New Roman" w:hAnsi="Times New Roman" w:cs="Times New Roman"/>
        </w:rPr>
        <w:t xml:space="preserve"> nose. </w:t>
      </w:r>
      <w:r w:rsidR="00014C4B" w:rsidRPr="00B136E8">
        <w:rPr>
          <w:rFonts w:ascii="Times New Roman" w:hAnsi="Times New Roman" w:cs="Times New Roman"/>
        </w:rPr>
        <w:t>In order to compensate for the lack of tissue</w:t>
      </w:r>
      <w:r w:rsidR="00F75FFF" w:rsidRPr="00B136E8">
        <w:rPr>
          <w:rFonts w:ascii="Times New Roman" w:hAnsi="Times New Roman" w:cs="Times New Roman"/>
        </w:rPr>
        <w:t>,</w:t>
      </w:r>
      <w:r w:rsidR="00014C4B" w:rsidRPr="00B136E8">
        <w:rPr>
          <w:rFonts w:ascii="Times New Roman" w:hAnsi="Times New Roman" w:cs="Times New Roman"/>
        </w:rPr>
        <w:t xml:space="preserve"> </w:t>
      </w:r>
      <w:r w:rsidR="00A358A3" w:rsidRPr="00B136E8">
        <w:rPr>
          <w:rFonts w:ascii="Times New Roman" w:hAnsi="Times New Roman" w:cs="Times New Roman"/>
        </w:rPr>
        <w:t xml:space="preserve">and </w:t>
      </w:r>
      <w:r w:rsidR="00014C4B" w:rsidRPr="00B136E8">
        <w:rPr>
          <w:rFonts w:ascii="Times New Roman" w:hAnsi="Times New Roman" w:cs="Times New Roman"/>
        </w:rPr>
        <w:t>due to the shape of the nose, a custom made</w:t>
      </w:r>
      <w:r w:rsidR="006956CD" w:rsidRPr="00B136E8">
        <w:rPr>
          <w:rFonts w:ascii="Times New Roman" w:hAnsi="Times New Roman" w:cs="Times New Roman"/>
        </w:rPr>
        <w:t xml:space="preserve"> square</w:t>
      </w:r>
      <w:r w:rsidR="00014C4B" w:rsidRPr="00B136E8">
        <w:rPr>
          <w:rFonts w:ascii="Times New Roman" w:hAnsi="Times New Roman" w:cs="Times New Roman"/>
        </w:rPr>
        <w:t xml:space="preserve"> wax block </w:t>
      </w:r>
      <w:r w:rsidR="00743EA8" w:rsidRPr="00B136E8">
        <w:rPr>
          <w:rFonts w:ascii="Times New Roman" w:hAnsi="Times New Roman" w:cs="Times New Roman"/>
        </w:rPr>
        <w:t>was</w:t>
      </w:r>
      <w:r w:rsidR="00014C4B" w:rsidRPr="00B136E8">
        <w:rPr>
          <w:rFonts w:ascii="Times New Roman" w:hAnsi="Times New Roman" w:cs="Times New Roman"/>
        </w:rPr>
        <w:t xml:space="preserve"> used to achieve</w:t>
      </w:r>
      <w:r w:rsidR="00F75FFF" w:rsidRPr="00B136E8">
        <w:rPr>
          <w:rFonts w:ascii="Times New Roman" w:hAnsi="Times New Roman" w:cs="Times New Roman"/>
        </w:rPr>
        <w:t xml:space="preserve"> a</w:t>
      </w:r>
      <w:r w:rsidR="00014C4B" w:rsidRPr="00B136E8">
        <w:rPr>
          <w:rFonts w:ascii="Times New Roman" w:hAnsi="Times New Roman" w:cs="Times New Roman"/>
        </w:rPr>
        <w:t xml:space="preserve"> </w:t>
      </w:r>
      <w:r w:rsidR="009E0547" w:rsidRPr="00B136E8">
        <w:rPr>
          <w:rFonts w:ascii="Times New Roman" w:hAnsi="Times New Roman" w:cs="Times New Roman"/>
        </w:rPr>
        <w:t>uniform</w:t>
      </w:r>
      <w:r w:rsidR="00014C4B" w:rsidRPr="00B136E8">
        <w:rPr>
          <w:rFonts w:ascii="Times New Roman" w:hAnsi="Times New Roman" w:cs="Times New Roman"/>
        </w:rPr>
        <w:t xml:space="preserve"> dose distribution (wax block method).</w:t>
      </w:r>
      <w:r w:rsidR="0073212E" w:rsidRPr="00B136E8">
        <w:rPr>
          <w:rFonts w:ascii="Times New Roman" w:hAnsi="Times New Roman" w:cs="Times New Roman"/>
        </w:rPr>
        <w:t xml:space="preserve"> Our </w:t>
      </w:r>
      <w:r w:rsidR="00963621" w:rsidRPr="00B136E8">
        <w:rPr>
          <w:rFonts w:ascii="Times New Roman" w:hAnsi="Times New Roman" w:cs="Times New Roman"/>
        </w:rPr>
        <w:t>C</w:t>
      </w:r>
      <w:r w:rsidR="0073212E" w:rsidRPr="00B136E8">
        <w:rPr>
          <w:rFonts w:ascii="Times New Roman" w:hAnsi="Times New Roman" w:cs="Times New Roman"/>
        </w:rPr>
        <w:t xml:space="preserve">entre uses the Monte Carlo (MC) algorithm of </w:t>
      </w:r>
      <w:r w:rsidR="00236E37" w:rsidRPr="00B136E8">
        <w:rPr>
          <w:rFonts w:ascii="Times New Roman" w:hAnsi="Times New Roman" w:cs="Times New Roman"/>
        </w:rPr>
        <w:t xml:space="preserve">the </w:t>
      </w:r>
      <w:r w:rsidR="0073212E" w:rsidRPr="00B136E8">
        <w:rPr>
          <w:rFonts w:ascii="Times New Roman" w:hAnsi="Times New Roman" w:cs="Times New Roman"/>
        </w:rPr>
        <w:t>Monaco®</w:t>
      </w:r>
      <w:r w:rsidR="00236E37" w:rsidRPr="00B136E8">
        <w:rPr>
          <w:rFonts w:ascii="Times New Roman" w:hAnsi="Times New Roman" w:cs="Times New Roman"/>
        </w:rPr>
        <w:t xml:space="preserve"> (Elekta AB </w:t>
      </w:r>
      <w:r w:rsidR="00D322C0" w:rsidRPr="00B136E8">
        <w:rPr>
          <w:rFonts w:ascii="Times New Roman" w:hAnsi="Times New Roman" w:cs="Times New Roman"/>
        </w:rPr>
        <w:t>Stockholm) treatment</w:t>
      </w:r>
      <w:r w:rsidR="00236E37" w:rsidRPr="00B136E8">
        <w:rPr>
          <w:rFonts w:ascii="Times New Roman" w:hAnsi="Times New Roman" w:cs="Times New Roman"/>
        </w:rPr>
        <w:t xml:space="preserve"> planning system (</w:t>
      </w:r>
      <w:r w:rsidR="0073212E" w:rsidRPr="00B136E8">
        <w:rPr>
          <w:rFonts w:ascii="Times New Roman" w:hAnsi="Times New Roman" w:cs="Times New Roman"/>
        </w:rPr>
        <w:t>TPS</w:t>
      </w:r>
      <w:r w:rsidR="00236E37" w:rsidRPr="00B136E8">
        <w:rPr>
          <w:rFonts w:ascii="Times New Roman" w:hAnsi="Times New Roman" w:cs="Times New Roman"/>
        </w:rPr>
        <w:t>)</w:t>
      </w:r>
      <w:r w:rsidR="0073212E" w:rsidRPr="00B136E8">
        <w:rPr>
          <w:rFonts w:ascii="Times New Roman" w:hAnsi="Times New Roman" w:cs="Times New Roman"/>
        </w:rPr>
        <w:t xml:space="preserve"> for routine treatment planning. </w:t>
      </w:r>
      <w:r w:rsidR="000023F6" w:rsidRPr="00B136E8">
        <w:rPr>
          <w:rFonts w:ascii="Times New Roman" w:hAnsi="Times New Roman" w:cs="Times New Roman"/>
        </w:rPr>
        <w:t>The MC algorithm does not support wedges and hence</w:t>
      </w:r>
      <w:r w:rsidR="001D17D0" w:rsidRPr="00B136E8">
        <w:rPr>
          <w:rFonts w:ascii="Times New Roman" w:hAnsi="Times New Roman" w:cs="Times New Roman"/>
        </w:rPr>
        <w:t>,</w:t>
      </w:r>
      <w:r w:rsidR="00963621" w:rsidRPr="00B136E8">
        <w:rPr>
          <w:rFonts w:ascii="Times New Roman" w:hAnsi="Times New Roman" w:cs="Times New Roman"/>
        </w:rPr>
        <w:t xml:space="preserve"> we do not use them in our C</w:t>
      </w:r>
      <w:r w:rsidR="00D322C0" w:rsidRPr="00B136E8">
        <w:rPr>
          <w:rFonts w:ascii="Times New Roman" w:hAnsi="Times New Roman" w:cs="Times New Roman"/>
        </w:rPr>
        <w:t xml:space="preserve">entre. </w:t>
      </w:r>
      <w:r w:rsidR="00537CF4" w:rsidRPr="00B136E8">
        <w:rPr>
          <w:rFonts w:ascii="Times New Roman" w:hAnsi="Times New Roman" w:cs="Times New Roman"/>
        </w:rPr>
        <w:t xml:space="preserve">If </w:t>
      </w:r>
      <w:r w:rsidR="005A28E4" w:rsidRPr="00B136E8">
        <w:rPr>
          <w:rFonts w:ascii="Times New Roman" w:hAnsi="Times New Roman" w:cs="Times New Roman"/>
        </w:rPr>
        <w:t>a</w:t>
      </w:r>
      <w:r w:rsidR="00537CF4" w:rsidRPr="00B136E8">
        <w:rPr>
          <w:rFonts w:ascii="Times New Roman" w:hAnsi="Times New Roman" w:cs="Times New Roman"/>
        </w:rPr>
        <w:t xml:space="preserve"> wax block is not used, it can lead to </w:t>
      </w:r>
      <w:r w:rsidR="0038460E" w:rsidRPr="00B136E8">
        <w:rPr>
          <w:rFonts w:ascii="Times New Roman" w:hAnsi="Times New Roman" w:cs="Times New Roman"/>
        </w:rPr>
        <w:t>a substantial</w:t>
      </w:r>
      <w:r w:rsidR="0035119F" w:rsidRPr="00B136E8">
        <w:rPr>
          <w:rFonts w:ascii="Times New Roman" w:hAnsi="Times New Roman" w:cs="Times New Roman"/>
        </w:rPr>
        <w:t xml:space="preserve"> dose gradient between the nasal tip and the base, </w:t>
      </w:r>
      <w:r w:rsidR="00FE59FE" w:rsidRPr="00B136E8">
        <w:rPr>
          <w:rFonts w:ascii="Times New Roman" w:hAnsi="Times New Roman" w:cs="Times New Roman"/>
        </w:rPr>
        <w:t xml:space="preserve">compromising the dose coverage, </w:t>
      </w:r>
      <w:r w:rsidR="00537CF4" w:rsidRPr="00B136E8">
        <w:rPr>
          <w:rFonts w:ascii="Times New Roman" w:hAnsi="Times New Roman" w:cs="Times New Roman"/>
        </w:rPr>
        <w:t>which can be detrimental to the treatment outcome (Fig. 1)</w:t>
      </w:r>
      <w:r w:rsidR="00AE007F" w:rsidRPr="00B136E8">
        <w:rPr>
          <w:rFonts w:ascii="Times New Roman" w:hAnsi="Times New Roman" w:cs="Times New Roman"/>
        </w:rPr>
        <w:t>. The manufacture of</w:t>
      </w:r>
      <w:r w:rsidR="00784CD4" w:rsidRPr="00B136E8">
        <w:rPr>
          <w:rFonts w:ascii="Times New Roman" w:hAnsi="Times New Roman" w:cs="Times New Roman"/>
        </w:rPr>
        <w:t xml:space="preserve"> a</w:t>
      </w:r>
      <w:r w:rsidR="00AE007F" w:rsidRPr="00B136E8">
        <w:rPr>
          <w:rFonts w:ascii="Times New Roman" w:hAnsi="Times New Roman" w:cs="Times New Roman"/>
        </w:rPr>
        <w:t xml:space="preserve"> wax </w:t>
      </w:r>
      <w:r w:rsidR="00D96BCB" w:rsidRPr="00B136E8">
        <w:rPr>
          <w:rFonts w:ascii="Times New Roman" w:hAnsi="Times New Roman" w:cs="Times New Roman"/>
        </w:rPr>
        <w:t>block requires</w:t>
      </w:r>
      <w:r w:rsidR="00284A8E" w:rsidRPr="00B136E8">
        <w:rPr>
          <w:rFonts w:ascii="Times New Roman" w:hAnsi="Times New Roman" w:cs="Times New Roman"/>
        </w:rPr>
        <w:t xml:space="preserve"> a high degree of skill </w:t>
      </w:r>
      <w:r w:rsidR="00D96BCB" w:rsidRPr="00B136E8">
        <w:rPr>
          <w:rFonts w:ascii="Times New Roman" w:hAnsi="Times New Roman" w:cs="Times New Roman"/>
        </w:rPr>
        <w:t>and</w:t>
      </w:r>
      <w:r w:rsidR="00A358A3" w:rsidRPr="00B136E8">
        <w:rPr>
          <w:rFonts w:ascii="Times New Roman" w:hAnsi="Times New Roman" w:cs="Times New Roman"/>
        </w:rPr>
        <w:t xml:space="preserve"> take</w:t>
      </w:r>
      <w:r w:rsidR="00F7648A" w:rsidRPr="00B136E8">
        <w:rPr>
          <w:rFonts w:ascii="Times New Roman" w:hAnsi="Times New Roman" w:cs="Times New Roman"/>
        </w:rPr>
        <w:t>s</w:t>
      </w:r>
      <w:r w:rsidR="00A358A3" w:rsidRPr="00B136E8">
        <w:rPr>
          <w:rFonts w:ascii="Times New Roman" w:hAnsi="Times New Roman" w:cs="Times New Roman"/>
        </w:rPr>
        <w:t xml:space="preserve"> hours of mould room </w:t>
      </w:r>
      <w:r w:rsidR="00E65C4F" w:rsidRPr="00B136E8">
        <w:rPr>
          <w:rFonts w:ascii="Times New Roman" w:hAnsi="Times New Roman" w:cs="Times New Roman"/>
        </w:rPr>
        <w:t>work prior</w:t>
      </w:r>
      <w:r w:rsidR="008E12E2" w:rsidRPr="00B136E8">
        <w:rPr>
          <w:rFonts w:ascii="Times New Roman" w:hAnsi="Times New Roman" w:cs="Times New Roman"/>
        </w:rPr>
        <w:t xml:space="preserve"> to </w:t>
      </w:r>
      <w:r w:rsidR="00A358A3" w:rsidRPr="00B136E8">
        <w:rPr>
          <w:rFonts w:ascii="Times New Roman" w:hAnsi="Times New Roman" w:cs="Times New Roman"/>
        </w:rPr>
        <w:t>the patient attend</w:t>
      </w:r>
      <w:r w:rsidR="008E12E2" w:rsidRPr="00B136E8">
        <w:rPr>
          <w:rFonts w:ascii="Times New Roman" w:hAnsi="Times New Roman" w:cs="Times New Roman"/>
        </w:rPr>
        <w:t>ing</w:t>
      </w:r>
      <w:r w:rsidR="00A358A3" w:rsidRPr="00B136E8">
        <w:rPr>
          <w:rFonts w:ascii="Times New Roman" w:hAnsi="Times New Roman" w:cs="Times New Roman"/>
        </w:rPr>
        <w:t xml:space="preserve"> simulation.</w:t>
      </w:r>
      <w:r w:rsidR="00AE007F" w:rsidRPr="00B136E8">
        <w:rPr>
          <w:rFonts w:ascii="Times New Roman" w:hAnsi="Times New Roman" w:cs="Times New Roman"/>
        </w:rPr>
        <w:t xml:space="preserve"> </w:t>
      </w:r>
      <w:r w:rsidR="00A358A3" w:rsidRPr="00B136E8">
        <w:rPr>
          <w:rFonts w:ascii="Times New Roman" w:hAnsi="Times New Roman" w:cs="Times New Roman"/>
        </w:rPr>
        <w:t xml:space="preserve">The </w:t>
      </w:r>
      <w:r w:rsidR="00AE007F" w:rsidRPr="00B136E8">
        <w:rPr>
          <w:rFonts w:ascii="Times New Roman" w:hAnsi="Times New Roman" w:cs="Times New Roman"/>
        </w:rPr>
        <w:t xml:space="preserve">placement </w:t>
      </w:r>
      <w:r w:rsidR="00A358A3" w:rsidRPr="00B136E8">
        <w:rPr>
          <w:rFonts w:ascii="Times New Roman" w:hAnsi="Times New Roman" w:cs="Times New Roman"/>
        </w:rPr>
        <w:t xml:space="preserve">of the wax block onto the patient at simulation can be </w:t>
      </w:r>
      <w:r w:rsidR="00AE007F" w:rsidRPr="00B136E8">
        <w:rPr>
          <w:rFonts w:ascii="Times New Roman" w:hAnsi="Times New Roman" w:cs="Times New Roman"/>
        </w:rPr>
        <w:t>challenging</w:t>
      </w:r>
      <w:r w:rsidR="00A358A3" w:rsidRPr="00B136E8">
        <w:rPr>
          <w:rFonts w:ascii="Times New Roman" w:hAnsi="Times New Roman" w:cs="Times New Roman"/>
        </w:rPr>
        <w:t xml:space="preserve"> and requires perfect timing for the wax block to be soft enough to be pushed onto the patient</w:t>
      </w:r>
      <w:r w:rsidR="00F96275" w:rsidRPr="00B136E8">
        <w:rPr>
          <w:rFonts w:ascii="Times New Roman" w:hAnsi="Times New Roman" w:cs="Times New Roman"/>
        </w:rPr>
        <w:t>’</w:t>
      </w:r>
      <w:r w:rsidR="00A358A3" w:rsidRPr="00B136E8">
        <w:rPr>
          <w:rFonts w:ascii="Times New Roman" w:hAnsi="Times New Roman" w:cs="Times New Roman"/>
        </w:rPr>
        <w:t>s nose,</w:t>
      </w:r>
      <w:r w:rsidR="00225B10" w:rsidRPr="00B136E8">
        <w:rPr>
          <w:rFonts w:ascii="Times New Roman" w:hAnsi="Times New Roman" w:cs="Times New Roman"/>
        </w:rPr>
        <w:t xml:space="preserve"> making </w:t>
      </w:r>
      <w:r w:rsidR="00225B10" w:rsidRPr="00B136E8">
        <w:rPr>
          <w:rFonts w:ascii="Times New Roman" w:hAnsi="Times New Roman" w:cs="Times New Roman"/>
        </w:rPr>
        <w:lastRenderedPageBreak/>
        <w:t>good contact with the</w:t>
      </w:r>
      <w:r w:rsidR="000A0AE4" w:rsidRPr="00B136E8">
        <w:rPr>
          <w:rFonts w:ascii="Times New Roman" w:hAnsi="Times New Roman" w:cs="Times New Roman"/>
        </w:rPr>
        <w:t xml:space="preserve"> </w:t>
      </w:r>
      <w:r w:rsidR="00BF0C81" w:rsidRPr="00B136E8">
        <w:rPr>
          <w:rFonts w:ascii="Times New Roman" w:hAnsi="Times New Roman" w:cs="Times New Roman"/>
        </w:rPr>
        <w:t>irregular</w:t>
      </w:r>
      <w:r w:rsidR="00EF3F98" w:rsidRPr="00B136E8">
        <w:rPr>
          <w:rFonts w:ascii="Times New Roman" w:hAnsi="Times New Roman" w:cs="Times New Roman"/>
        </w:rPr>
        <w:t xml:space="preserve"> shape of the</w:t>
      </w:r>
      <w:r w:rsidR="003820C0" w:rsidRPr="00B136E8">
        <w:rPr>
          <w:rFonts w:ascii="Times New Roman" w:hAnsi="Times New Roman" w:cs="Times New Roman"/>
        </w:rPr>
        <w:t xml:space="preserve"> protruding</w:t>
      </w:r>
      <w:r w:rsidR="00BF0C81" w:rsidRPr="00B136E8">
        <w:rPr>
          <w:rFonts w:ascii="Times New Roman" w:hAnsi="Times New Roman" w:cs="Times New Roman"/>
        </w:rPr>
        <w:t xml:space="preserve"> anatomical structure</w:t>
      </w:r>
      <w:r w:rsidR="00EF3F98" w:rsidRPr="00B136E8">
        <w:rPr>
          <w:rFonts w:ascii="Times New Roman" w:hAnsi="Times New Roman" w:cs="Times New Roman"/>
        </w:rPr>
        <w:t>. If</w:t>
      </w:r>
      <w:r w:rsidR="00C71668" w:rsidRPr="00B136E8">
        <w:rPr>
          <w:rFonts w:ascii="Times New Roman" w:hAnsi="Times New Roman" w:cs="Times New Roman"/>
        </w:rPr>
        <w:t xml:space="preserve"> the wax block is too </w:t>
      </w:r>
      <w:r w:rsidR="00D96BCB" w:rsidRPr="00B136E8">
        <w:rPr>
          <w:rFonts w:ascii="Times New Roman" w:hAnsi="Times New Roman" w:cs="Times New Roman"/>
        </w:rPr>
        <w:t>soft, it</w:t>
      </w:r>
      <w:r w:rsidR="00A358A3" w:rsidRPr="00B136E8">
        <w:rPr>
          <w:rFonts w:ascii="Times New Roman" w:hAnsi="Times New Roman" w:cs="Times New Roman"/>
        </w:rPr>
        <w:t xml:space="preserve"> can potentially change shape and deform</w:t>
      </w:r>
      <w:r w:rsidR="00993E05" w:rsidRPr="00B136E8">
        <w:rPr>
          <w:rFonts w:ascii="Times New Roman" w:hAnsi="Times New Roman" w:cs="Times New Roman"/>
        </w:rPr>
        <w:t>.</w:t>
      </w:r>
      <w:r w:rsidR="00A358A3" w:rsidRPr="00B136E8">
        <w:rPr>
          <w:rFonts w:ascii="Times New Roman" w:hAnsi="Times New Roman" w:cs="Times New Roman"/>
        </w:rPr>
        <w:t xml:space="preserve"> </w:t>
      </w:r>
      <w:r w:rsidR="00BE32F4" w:rsidRPr="00B136E8">
        <w:rPr>
          <w:rFonts w:ascii="Times New Roman" w:hAnsi="Times New Roman" w:cs="Times New Roman"/>
        </w:rPr>
        <w:t>Alternatively,</w:t>
      </w:r>
      <w:r w:rsidR="00A358A3" w:rsidRPr="00B136E8">
        <w:rPr>
          <w:rFonts w:ascii="Times New Roman" w:hAnsi="Times New Roman" w:cs="Times New Roman"/>
        </w:rPr>
        <w:t xml:space="preserve"> if the wax block is too hard the pressure placed onto the patient</w:t>
      </w:r>
      <w:r w:rsidR="00F20F75" w:rsidRPr="00B136E8">
        <w:rPr>
          <w:rFonts w:ascii="Times New Roman" w:hAnsi="Times New Roman" w:cs="Times New Roman"/>
        </w:rPr>
        <w:t>’</w:t>
      </w:r>
      <w:r w:rsidR="00A358A3" w:rsidRPr="00B136E8">
        <w:rPr>
          <w:rFonts w:ascii="Times New Roman" w:hAnsi="Times New Roman" w:cs="Times New Roman"/>
        </w:rPr>
        <w:t>s nose as it is pushed on can cause significant discomfort</w:t>
      </w:r>
      <w:r w:rsidR="00E11B96" w:rsidRPr="00B136E8">
        <w:rPr>
          <w:rFonts w:ascii="Times New Roman" w:hAnsi="Times New Roman" w:cs="Times New Roman"/>
        </w:rPr>
        <w:t xml:space="preserve"> </w:t>
      </w:r>
      <w:r w:rsidR="00B226DF" w:rsidRPr="00B136E8">
        <w:rPr>
          <w:rFonts w:ascii="Times New Roman" w:hAnsi="Times New Roman" w:cs="Times New Roman"/>
        </w:rPr>
        <w:t xml:space="preserve">and </w:t>
      </w:r>
      <w:r w:rsidR="00E11B96" w:rsidRPr="00B136E8">
        <w:rPr>
          <w:rFonts w:ascii="Times New Roman" w:hAnsi="Times New Roman" w:cs="Times New Roman"/>
        </w:rPr>
        <w:t xml:space="preserve">the appointment </w:t>
      </w:r>
      <w:r w:rsidR="00B226DF" w:rsidRPr="00B136E8">
        <w:rPr>
          <w:rFonts w:ascii="Times New Roman" w:hAnsi="Times New Roman" w:cs="Times New Roman"/>
        </w:rPr>
        <w:t xml:space="preserve">may </w:t>
      </w:r>
      <w:r w:rsidR="00D96BCB" w:rsidRPr="00B136E8">
        <w:rPr>
          <w:rFonts w:ascii="Times New Roman" w:hAnsi="Times New Roman" w:cs="Times New Roman"/>
        </w:rPr>
        <w:t>require to</w:t>
      </w:r>
      <w:r w:rsidR="00E11B96" w:rsidRPr="00B136E8">
        <w:rPr>
          <w:rFonts w:ascii="Times New Roman" w:hAnsi="Times New Roman" w:cs="Times New Roman"/>
        </w:rPr>
        <w:t xml:space="preserve"> be re-booked </w:t>
      </w:r>
      <w:r w:rsidR="003A26B8" w:rsidRPr="00B136E8">
        <w:rPr>
          <w:rFonts w:ascii="Times New Roman" w:hAnsi="Times New Roman" w:cs="Times New Roman"/>
        </w:rPr>
        <w:t xml:space="preserve">while </w:t>
      </w:r>
      <w:r w:rsidR="00E11B96" w:rsidRPr="00B136E8">
        <w:rPr>
          <w:rFonts w:ascii="Times New Roman" w:hAnsi="Times New Roman" w:cs="Times New Roman"/>
        </w:rPr>
        <w:t xml:space="preserve">another wax block </w:t>
      </w:r>
      <w:r w:rsidR="003A26B8" w:rsidRPr="00B136E8">
        <w:rPr>
          <w:rFonts w:ascii="Times New Roman" w:hAnsi="Times New Roman" w:cs="Times New Roman"/>
        </w:rPr>
        <w:t>is</w:t>
      </w:r>
      <w:r w:rsidR="00E11B96" w:rsidRPr="00B136E8">
        <w:rPr>
          <w:rFonts w:ascii="Times New Roman" w:hAnsi="Times New Roman" w:cs="Times New Roman"/>
        </w:rPr>
        <w:t xml:space="preserve"> manufactured.</w:t>
      </w:r>
      <w:r w:rsidR="00AE007F" w:rsidRPr="00B136E8">
        <w:rPr>
          <w:rFonts w:ascii="Times New Roman" w:hAnsi="Times New Roman" w:cs="Times New Roman"/>
        </w:rPr>
        <w:t xml:space="preserve"> </w:t>
      </w:r>
      <w:r w:rsidR="00993E05" w:rsidRPr="00B136E8">
        <w:rPr>
          <w:rFonts w:ascii="Times New Roman" w:hAnsi="Times New Roman" w:cs="Times New Roman"/>
        </w:rPr>
        <w:t xml:space="preserve">Air </w:t>
      </w:r>
      <w:r w:rsidR="00AE007F" w:rsidRPr="00B136E8">
        <w:rPr>
          <w:rFonts w:ascii="Times New Roman" w:hAnsi="Times New Roman" w:cs="Times New Roman"/>
        </w:rPr>
        <w:t xml:space="preserve">gaps between the block and the underlying skin </w:t>
      </w:r>
      <w:r w:rsidR="00CE0691" w:rsidRPr="00B136E8">
        <w:rPr>
          <w:rFonts w:ascii="Times New Roman" w:hAnsi="Times New Roman" w:cs="Times New Roman"/>
        </w:rPr>
        <w:t xml:space="preserve">can </w:t>
      </w:r>
      <w:r w:rsidR="00AE007F" w:rsidRPr="00B136E8">
        <w:rPr>
          <w:rFonts w:ascii="Times New Roman" w:hAnsi="Times New Roman" w:cs="Times New Roman"/>
        </w:rPr>
        <w:t xml:space="preserve">lead to dosimetric </w:t>
      </w:r>
      <w:r w:rsidR="00987A8A" w:rsidRPr="00B136E8">
        <w:rPr>
          <w:rFonts w:ascii="Times New Roman" w:hAnsi="Times New Roman" w:cs="Times New Roman"/>
        </w:rPr>
        <w:t>errors.</w:t>
      </w:r>
      <w:r w:rsidR="00707BE1" w:rsidRPr="00B136E8" w:rsidDel="00707BE1">
        <w:rPr>
          <w:rFonts w:ascii="Times New Roman" w:hAnsi="Times New Roman" w:cs="Times New Roman"/>
        </w:rPr>
        <w:t xml:space="preserve"> </w:t>
      </w:r>
      <w:r w:rsidR="00C65941" w:rsidRPr="00B136E8">
        <w:rPr>
          <w:rFonts w:ascii="Times New Roman" w:hAnsi="Times New Roman" w:cs="Times New Roman"/>
        </w:rPr>
        <w:t>Furthermore, w</w:t>
      </w:r>
      <w:r w:rsidR="001D4D60" w:rsidRPr="00B136E8">
        <w:rPr>
          <w:rFonts w:ascii="Times New Roman" w:hAnsi="Times New Roman" w:cs="Times New Roman"/>
        </w:rPr>
        <w:t xml:space="preserve">e have </w:t>
      </w:r>
      <w:r w:rsidR="00D322C0" w:rsidRPr="00B136E8">
        <w:rPr>
          <w:rFonts w:ascii="Times New Roman" w:hAnsi="Times New Roman" w:cs="Times New Roman"/>
        </w:rPr>
        <w:t>encountered instances</w:t>
      </w:r>
      <w:r w:rsidR="00AE007F" w:rsidRPr="00B136E8">
        <w:rPr>
          <w:rFonts w:ascii="Times New Roman" w:hAnsi="Times New Roman" w:cs="Times New Roman"/>
        </w:rPr>
        <w:t xml:space="preserve"> when the physical integrity of the wax </w:t>
      </w:r>
      <w:r w:rsidR="00D322C0" w:rsidRPr="00B136E8">
        <w:rPr>
          <w:rFonts w:ascii="Times New Roman" w:hAnsi="Times New Roman" w:cs="Times New Roman"/>
        </w:rPr>
        <w:t>block has</w:t>
      </w:r>
      <w:r w:rsidR="00E07D98" w:rsidRPr="00B136E8">
        <w:rPr>
          <w:rFonts w:ascii="Times New Roman" w:hAnsi="Times New Roman" w:cs="Times New Roman"/>
        </w:rPr>
        <w:t xml:space="preserve"> been </w:t>
      </w:r>
      <w:r w:rsidR="00AE007F" w:rsidRPr="00B136E8">
        <w:rPr>
          <w:rFonts w:ascii="Times New Roman" w:hAnsi="Times New Roman" w:cs="Times New Roman"/>
        </w:rPr>
        <w:t xml:space="preserve">compromised </w:t>
      </w:r>
      <w:r w:rsidR="002900EF" w:rsidRPr="00B136E8">
        <w:rPr>
          <w:rFonts w:ascii="Times New Roman" w:hAnsi="Times New Roman" w:cs="Times New Roman"/>
        </w:rPr>
        <w:t xml:space="preserve">during the treatment period </w:t>
      </w:r>
      <w:r w:rsidR="00AE007F" w:rsidRPr="00B136E8">
        <w:rPr>
          <w:rFonts w:ascii="Times New Roman" w:hAnsi="Times New Roman" w:cs="Times New Roman"/>
        </w:rPr>
        <w:t>forcing the remanufacture of the</w:t>
      </w:r>
      <w:r w:rsidR="001D4D60" w:rsidRPr="00B136E8">
        <w:rPr>
          <w:rFonts w:ascii="Times New Roman" w:hAnsi="Times New Roman" w:cs="Times New Roman"/>
        </w:rPr>
        <w:t xml:space="preserve"> </w:t>
      </w:r>
      <w:r w:rsidR="0008070E" w:rsidRPr="00B136E8">
        <w:rPr>
          <w:rFonts w:ascii="Times New Roman" w:hAnsi="Times New Roman" w:cs="Times New Roman"/>
        </w:rPr>
        <w:t xml:space="preserve">wax </w:t>
      </w:r>
      <w:r w:rsidR="00D322C0" w:rsidRPr="00B136E8">
        <w:rPr>
          <w:rFonts w:ascii="Times New Roman" w:hAnsi="Times New Roman" w:cs="Times New Roman"/>
        </w:rPr>
        <w:t>block, which</w:t>
      </w:r>
      <w:r w:rsidR="00AE007F" w:rsidRPr="00B136E8">
        <w:rPr>
          <w:rFonts w:ascii="Times New Roman" w:hAnsi="Times New Roman" w:cs="Times New Roman"/>
        </w:rPr>
        <w:t xml:space="preserve"> </w:t>
      </w:r>
      <w:r w:rsidR="00D322C0" w:rsidRPr="00B136E8">
        <w:rPr>
          <w:rFonts w:ascii="Times New Roman" w:hAnsi="Times New Roman" w:cs="Times New Roman"/>
        </w:rPr>
        <w:t>can lead</w:t>
      </w:r>
      <w:r w:rsidR="00AE007F" w:rsidRPr="00B136E8">
        <w:rPr>
          <w:rFonts w:ascii="Times New Roman" w:hAnsi="Times New Roman" w:cs="Times New Roman"/>
        </w:rPr>
        <w:t xml:space="preserve"> to </w:t>
      </w:r>
      <w:r w:rsidR="00320C01" w:rsidRPr="00B136E8">
        <w:rPr>
          <w:rFonts w:ascii="Times New Roman" w:hAnsi="Times New Roman" w:cs="Times New Roman"/>
        </w:rPr>
        <w:t xml:space="preserve">a delay </w:t>
      </w:r>
      <w:r w:rsidR="00AE007F" w:rsidRPr="00B136E8">
        <w:rPr>
          <w:rFonts w:ascii="Times New Roman" w:hAnsi="Times New Roman" w:cs="Times New Roman"/>
        </w:rPr>
        <w:t xml:space="preserve">of treatment </w:t>
      </w:r>
      <w:r w:rsidR="00E11B96" w:rsidRPr="00B136E8">
        <w:rPr>
          <w:rFonts w:ascii="Times New Roman" w:hAnsi="Times New Roman" w:cs="Times New Roman"/>
        </w:rPr>
        <w:t>in the interim</w:t>
      </w:r>
      <w:r w:rsidR="002900EF" w:rsidRPr="00B136E8">
        <w:rPr>
          <w:rFonts w:ascii="Times New Roman" w:hAnsi="Times New Roman" w:cs="Times New Roman"/>
        </w:rPr>
        <w:t xml:space="preserve">. Maintaining the </w:t>
      </w:r>
      <w:r w:rsidR="0007327B" w:rsidRPr="00B136E8">
        <w:rPr>
          <w:rFonts w:ascii="Times New Roman" w:hAnsi="Times New Roman" w:cs="Times New Roman"/>
        </w:rPr>
        <w:t>sanitation</w:t>
      </w:r>
      <w:r w:rsidR="00357CCB" w:rsidRPr="00B136E8">
        <w:rPr>
          <w:rFonts w:ascii="Times New Roman" w:hAnsi="Times New Roman" w:cs="Times New Roman"/>
        </w:rPr>
        <w:t xml:space="preserve"> </w:t>
      </w:r>
      <w:r w:rsidR="002900EF" w:rsidRPr="00B136E8">
        <w:rPr>
          <w:rFonts w:ascii="Times New Roman" w:hAnsi="Times New Roman" w:cs="Times New Roman"/>
        </w:rPr>
        <w:t>of the wax block has</w:t>
      </w:r>
      <w:r w:rsidR="00A7407B" w:rsidRPr="00B136E8">
        <w:rPr>
          <w:rFonts w:ascii="Times New Roman" w:hAnsi="Times New Roman" w:cs="Times New Roman"/>
        </w:rPr>
        <w:t xml:space="preserve"> also</w:t>
      </w:r>
      <w:r w:rsidR="002900EF" w:rsidRPr="00B136E8">
        <w:rPr>
          <w:rFonts w:ascii="Times New Roman" w:hAnsi="Times New Roman" w:cs="Times New Roman"/>
        </w:rPr>
        <w:t xml:space="preserve"> posed </w:t>
      </w:r>
      <w:r w:rsidR="00D322C0" w:rsidRPr="00B136E8">
        <w:rPr>
          <w:rFonts w:ascii="Times New Roman" w:hAnsi="Times New Roman" w:cs="Times New Roman"/>
        </w:rPr>
        <w:t>challenges.</w:t>
      </w:r>
      <w:r w:rsidR="002900EF" w:rsidRPr="00B136E8">
        <w:rPr>
          <w:rFonts w:ascii="Times New Roman" w:hAnsi="Times New Roman" w:cs="Times New Roman"/>
        </w:rPr>
        <w:t xml:space="preserve"> From a patient</w:t>
      </w:r>
      <w:r w:rsidR="009316DB" w:rsidRPr="00B136E8">
        <w:rPr>
          <w:rFonts w:ascii="Times New Roman" w:hAnsi="Times New Roman" w:cs="Times New Roman"/>
        </w:rPr>
        <w:t>’s</w:t>
      </w:r>
      <w:r w:rsidR="002900EF" w:rsidRPr="00B136E8">
        <w:rPr>
          <w:rFonts w:ascii="Times New Roman" w:hAnsi="Times New Roman" w:cs="Times New Roman"/>
        </w:rPr>
        <w:t xml:space="preserve"> perspective,</w:t>
      </w:r>
      <w:r w:rsidR="00E87F53" w:rsidRPr="00B136E8">
        <w:rPr>
          <w:rFonts w:ascii="Times New Roman" w:hAnsi="Times New Roman" w:cs="Times New Roman"/>
        </w:rPr>
        <w:t xml:space="preserve"> with possible blisters from the cancer treatment,</w:t>
      </w:r>
      <w:r w:rsidR="002900EF" w:rsidRPr="00B136E8">
        <w:rPr>
          <w:rFonts w:ascii="Times New Roman" w:hAnsi="Times New Roman" w:cs="Times New Roman"/>
        </w:rPr>
        <w:t xml:space="preserve"> it is uncomfortable to have a relatively heavy piece of treatment accessory placed on the nose</w:t>
      </w:r>
      <w:r w:rsidR="00836E12" w:rsidRPr="00B136E8">
        <w:rPr>
          <w:rFonts w:ascii="Times New Roman" w:hAnsi="Times New Roman" w:cs="Times New Roman"/>
        </w:rPr>
        <w:t>.</w:t>
      </w:r>
      <w:r w:rsidR="002900EF" w:rsidRPr="00B136E8">
        <w:rPr>
          <w:rFonts w:ascii="Times New Roman" w:hAnsi="Times New Roman" w:cs="Times New Roman"/>
        </w:rPr>
        <w:t xml:space="preserve"> </w:t>
      </w:r>
    </w:p>
    <w:p w14:paraId="6BBE801A" w14:textId="401FA998" w:rsidR="005F74FF" w:rsidRPr="00E65C4F" w:rsidRDefault="00F5491D" w:rsidP="00D322C0">
      <w:pPr>
        <w:jc w:val="center"/>
      </w:pPr>
      <w:r w:rsidRPr="00E65C4F">
        <w:rPr>
          <w:noProof/>
          <w:lang w:eastAsia="en-AU"/>
        </w:rPr>
        <w:t xml:space="preserve">       </w:t>
      </w:r>
    </w:p>
    <w:p w14:paraId="1C55048D" w14:textId="61F1365E" w:rsidR="00290521" w:rsidRPr="004B01F8" w:rsidRDefault="00F5491D" w:rsidP="00290521">
      <w:pPr>
        <w:ind w:left="1440" w:firstLine="720"/>
        <w:rPr>
          <w:rFonts w:ascii="Times New Roman" w:hAnsi="Times New Roman" w:cs="Times New Roman"/>
          <w:b/>
          <w:sz w:val="20"/>
          <w:szCs w:val="20"/>
        </w:rPr>
      </w:pPr>
      <w:r w:rsidRPr="004B01F8">
        <w:rPr>
          <w:rFonts w:ascii="Times New Roman" w:hAnsi="Times New Roman" w:cs="Times New Roman"/>
          <w:b/>
          <w:sz w:val="20"/>
          <w:szCs w:val="20"/>
        </w:rPr>
        <w:t>Fig 1</w:t>
      </w:r>
      <w:r w:rsidR="00F9755D" w:rsidRPr="004B01F8">
        <w:rPr>
          <w:rFonts w:ascii="Times New Roman" w:hAnsi="Times New Roman" w:cs="Times New Roman"/>
          <w:b/>
          <w:sz w:val="20"/>
          <w:szCs w:val="20"/>
        </w:rPr>
        <w:t>a</w:t>
      </w:r>
      <w:r w:rsidRPr="004B01F8">
        <w:rPr>
          <w:rFonts w:ascii="Times New Roman" w:hAnsi="Times New Roman" w:cs="Times New Roman"/>
          <w:b/>
          <w:sz w:val="20"/>
          <w:szCs w:val="20"/>
        </w:rPr>
        <w:t xml:space="preserve">. </w:t>
      </w:r>
      <w:r w:rsidR="00290521" w:rsidRPr="004B01F8">
        <w:rPr>
          <w:rFonts w:ascii="Times New Roman" w:hAnsi="Times New Roman" w:cs="Times New Roman"/>
          <w:b/>
          <w:sz w:val="20"/>
          <w:szCs w:val="20"/>
        </w:rPr>
        <w:tab/>
      </w:r>
      <w:r w:rsidR="00290521" w:rsidRPr="004B01F8">
        <w:rPr>
          <w:rFonts w:ascii="Times New Roman" w:hAnsi="Times New Roman" w:cs="Times New Roman"/>
          <w:b/>
          <w:sz w:val="20"/>
          <w:szCs w:val="20"/>
        </w:rPr>
        <w:tab/>
      </w:r>
      <w:r w:rsidR="00290521" w:rsidRPr="004B01F8">
        <w:rPr>
          <w:rFonts w:ascii="Times New Roman" w:hAnsi="Times New Roman" w:cs="Times New Roman"/>
          <w:b/>
          <w:sz w:val="20"/>
          <w:szCs w:val="20"/>
        </w:rPr>
        <w:tab/>
      </w:r>
      <w:r w:rsidR="00290521" w:rsidRPr="004B01F8">
        <w:rPr>
          <w:rFonts w:ascii="Times New Roman" w:hAnsi="Times New Roman" w:cs="Times New Roman"/>
          <w:b/>
          <w:sz w:val="20"/>
          <w:szCs w:val="20"/>
        </w:rPr>
        <w:tab/>
      </w:r>
      <w:r w:rsidR="00290521" w:rsidRPr="004B01F8">
        <w:rPr>
          <w:rFonts w:ascii="Times New Roman" w:hAnsi="Times New Roman" w:cs="Times New Roman"/>
          <w:b/>
          <w:sz w:val="20"/>
          <w:szCs w:val="20"/>
        </w:rPr>
        <w:tab/>
      </w:r>
      <w:r w:rsidR="00290521" w:rsidRPr="004B01F8">
        <w:rPr>
          <w:rFonts w:ascii="Times New Roman" w:hAnsi="Times New Roman" w:cs="Times New Roman"/>
          <w:b/>
          <w:sz w:val="20"/>
          <w:szCs w:val="20"/>
        </w:rPr>
        <w:tab/>
        <w:t>Fig1b</w:t>
      </w:r>
    </w:p>
    <w:p w14:paraId="1E27C350" w14:textId="418848BD" w:rsidR="00F5491D" w:rsidRPr="00B136E8" w:rsidRDefault="00F5491D" w:rsidP="00B136E8">
      <w:pPr>
        <w:jc w:val="both"/>
        <w:rPr>
          <w:rFonts w:ascii="Times New Roman" w:hAnsi="Times New Roman" w:cs="Times New Roman"/>
          <w:b/>
          <w:sz w:val="20"/>
          <w:szCs w:val="20"/>
        </w:rPr>
      </w:pPr>
      <w:r w:rsidRPr="00B136E8">
        <w:rPr>
          <w:rFonts w:ascii="Times New Roman" w:hAnsi="Times New Roman" w:cs="Times New Roman"/>
          <w:b/>
          <w:sz w:val="20"/>
          <w:szCs w:val="20"/>
        </w:rPr>
        <w:t>Comparison of the two techniques</w:t>
      </w:r>
      <w:r w:rsidR="00290521" w:rsidRPr="00B136E8">
        <w:rPr>
          <w:rFonts w:ascii="Times New Roman" w:hAnsi="Times New Roman" w:cs="Times New Roman"/>
          <w:b/>
          <w:sz w:val="20"/>
          <w:szCs w:val="20"/>
        </w:rPr>
        <w:t xml:space="preserve"> 1</w:t>
      </w:r>
      <w:r w:rsidR="00EF4E1D" w:rsidRPr="00B136E8">
        <w:rPr>
          <w:rFonts w:ascii="Times New Roman" w:hAnsi="Times New Roman" w:cs="Times New Roman"/>
          <w:b/>
          <w:sz w:val="20"/>
          <w:szCs w:val="20"/>
        </w:rPr>
        <w:t>a) Wax</w:t>
      </w:r>
      <w:r w:rsidR="00290521" w:rsidRPr="00B136E8">
        <w:rPr>
          <w:rFonts w:ascii="Times New Roman" w:hAnsi="Times New Roman" w:cs="Times New Roman"/>
          <w:b/>
          <w:sz w:val="20"/>
          <w:szCs w:val="20"/>
        </w:rPr>
        <w:t xml:space="preserve"> block method 1</w:t>
      </w:r>
      <w:r w:rsidR="001C226D" w:rsidRPr="00B136E8">
        <w:rPr>
          <w:rFonts w:ascii="Times New Roman" w:hAnsi="Times New Roman" w:cs="Times New Roman"/>
          <w:b/>
          <w:sz w:val="20"/>
          <w:szCs w:val="20"/>
        </w:rPr>
        <w:t>b) FFF</w:t>
      </w:r>
      <w:r w:rsidR="00290521" w:rsidRPr="00B136E8">
        <w:rPr>
          <w:rFonts w:ascii="Times New Roman" w:hAnsi="Times New Roman" w:cs="Times New Roman"/>
          <w:b/>
          <w:sz w:val="20"/>
          <w:szCs w:val="20"/>
        </w:rPr>
        <w:t xml:space="preserve"> beam method</w:t>
      </w:r>
      <w:r w:rsidR="00F9755D" w:rsidRPr="00B136E8">
        <w:rPr>
          <w:rFonts w:ascii="Times New Roman" w:hAnsi="Times New Roman" w:cs="Times New Roman"/>
          <w:b/>
          <w:sz w:val="20"/>
          <w:szCs w:val="20"/>
        </w:rPr>
        <w:t xml:space="preserve">                                                                </w:t>
      </w:r>
    </w:p>
    <w:p w14:paraId="2F9A741E" w14:textId="6A71DEF9" w:rsidR="00CB498D" w:rsidRPr="004B01F8" w:rsidRDefault="00434476" w:rsidP="00EE00BA">
      <w:pPr>
        <w:jc w:val="both"/>
        <w:rPr>
          <w:rFonts w:ascii="Times New Roman" w:hAnsi="Times New Roman" w:cs="Times New Roman"/>
        </w:rPr>
      </w:pPr>
      <w:r w:rsidRPr="004B01F8">
        <w:rPr>
          <w:rFonts w:ascii="Times New Roman" w:hAnsi="Times New Roman" w:cs="Times New Roman"/>
        </w:rPr>
        <w:t xml:space="preserve">Flattening </w:t>
      </w:r>
      <w:r w:rsidR="00466B92" w:rsidRPr="004B01F8">
        <w:rPr>
          <w:rFonts w:ascii="Times New Roman" w:hAnsi="Times New Roman" w:cs="Times New Roman"/>
        </w:rPr>
        <w:t>f</w:t>
      </w:r>
      <w:r w:rsidRPr="004B01F8">
        <w:rPr>
          <w:rFonts w:ascii="Times New Roman" w:hAnsi="Times New Roman" w:cs="Times New Roman"/>
        </w:rPr>
        <w:t xml:space="preserve">ilter </w:t>
      </w:r>
      <w:r w:rsidR="00466B92" w:rsidRPr="004B01F8">
        <w:rPr>
          <w:rFonts w:ascii="Times New Roman" w:hAnsi="Times New Roman" w:cs="Times New Roman"/>
        </w:rPr>
        <w:t>f</w:t>
      </w:r>
      <w:r w:rsidRPr="004B01F8">
        <w:rPr>
          <w:rFonts w:ascii="Times New Roman" w:hAnsi="Times New Roman" w:cs="Times New Roman"/>
        </w:rPr>
        <w:t>ree (FF</w:t>
      </w:r>
      <w:r w:rsidR="00AD3D51" w:rsidRPr="004B01F8">
        <w:rPr>
          <w:rFonts w:ascii="Times New Roman" w:hAnsi="Times New Roman" w:cs="Times New Roman"/>
        </w:rPr>
        <w:t xml:space="preserve">F) beams have been proven to reduce treatment time for </w:t>
      </w:r>
      <w:r w:rsidR="00466B92" w:rsidRPr="004B01F8">
        <w:rPr>
          <w:rFonts w:ascii="Times New Roman" w:hAnsi="Times New Roman" w:cs="Times New Roman"/>
        </w:rPr>
        <w:t>s</w:t>
      </w:r>
      <w:r w:rsidR="00AD3D51" w:rsidRPr="004B01F8">
        <w:rPr>
          <w:rFonts w:ascii="Times New Roman" w:hAnsi="Times New Roman" w:cs="Times New Roman"/>
        </w:rPr>
        <w:t xml:space="preserve">tereotactic </w:t>
      </w:r>
      <w:r w:rsidR="00466B92" w:rsidRPr="004B01F8">
        <w:rPr>
          <w:rFonts w:ascii="Times New Roman" w:hAnsi="Times New Roman" w:cs="Times New Roman"/>
        </w:rPr>
        <w:t>b</w:t>
      </w:r>
      <w:r w:rsidR="00AD3D51" w:rsidRPr="004B01F8">
        <w:rPr>
          <w:rFonts w:ascii="Times New Roman" w:hAnsi="Times New Roman" w:cs="Times New Roman"/>
        </w:rPr>
        <w:t xml:space="preserve">ody </w:t>
      </w:r>
      <w:r w:rsidR="00466B92" w:rsidRPr="004B01F8">
        <w:rPr>
          <w:rFonts w:ascii="Times New Roman" w:hAnsi="Times New Roman" w:cs="Times New Roman"/>
        </w:rPr>
        <w:t>r</w:t>
      </w:r>
      <w:r w:rsidR="00AD3D51" w:rsidRPr="004B01F8">
        <w:rPr>
          <w:rFonts w:ascii="Times New Roman" w:hAnsi="Times New Roman" w:cs="Times New Roman"/>
        </w:rPr>
        <w:t xml:space="preserve">adiation </w:t>
      </w:r>
      <w:r w:rsidR="00466B92" w:rsidRPr="004B01F8">
        <w:rPr>
          <w:rFonts w:ascii="Times New Roman" w:hAnsi="Times New Roman" w:cs="Times New Roman"/>
        </w:rPr>
        <w:t>t</w:t>
      </w:r>
      <w:r w:rsidR="00AD3D51" w:rsidRPr="004B01F8">
        <w:rPr>
          <w:rFonts w:ascii="Times New Roman" w:hAnsi="Times New Roman" w:cs="Times New Roman"/>
        </w:rPr>
        <w:t>herapy (SBRT)</w:t>
      </w:r>
      <w:r w:rsidR="00455AB9" w:rsidRPr="004B01F8">
        <w:rPr>
          <w:rFonts w:ascii="Times New Roman" w:hAnsi="Times New Roman" w:cs="Times New Roman"/>
        </w:rPr>
        <w:t xml:space="preserve"> </w:t>
      </w:r>
      <w:r w:rsidR="00FC1184" w:rsidRPr="004B01F8">
        <w:rPr>
          <w:rFonts w:ascii="Times New Roman" w:hAnsi="Times New Roman" w:cs="Times New Roman"/>
        </w:rPr>
        <w:t xml:space="preserve">due to </w:t>
      </w:r>
      <w:r w:rsidR="009B4A61" w:rsidRPr="004B01F8">
        <w:rPr>
          <w:rFonts w:ascii="Times New Roman" w:hAnsi="Times New Roman" w:cs="Times New Roman"/>
        </w:rPr>
        <w:t>the</w:t>
      </w:r>
      <w:r w:rsidR="00FC1184" w:rsidRPr="004B01F8">
        <w:rPr>
          <w:rFonts w:ascii="Times New Roman" w:hAnsi="Times New Roman" w:cs="Times New Roman"/>
        </w:rPr>
        <w:t xml:space="preserve"> high</w:t>
      </w:r>
      <w:r w:rsidR="009B4A61" w:rsidRPr="004B01F8">
        <w:rPr>
          <w:rFonts w:ascii="Times New Roman" w:hAnsi="Times New Roman" w:cs="Times New Roman"/>
        </w:rPr>
        <w:t>er</w:t>
      </w:r>
      <w:r w:rsidR="00FC1184" w:rsidRPr="004B01F8">
        <w:rPr>
          <w:rFonts w:ascii="Times New Roman" w:hAnsi="Times New Roman" w:cs="Times New Roman"/>
        </w:rPr>
        <w:t xml:space="preserve"> dose </w:t>
      </w:r>
      <w:r w:rsidR="00455AB9" w:rsidRPr="004B01F8">
        <w:rPr>
          <w:rFonts w:ascii="Times New Roman" w:hAnsi="Times New Roman" w:cs="Times New Roman"/>
        </w:rPr>
        <w:t>rate [2]</w:t>
      </w:r>
      <w:r w:rsidR="00AD3D51" w:rsidRPr="004B01F8">
        <w:rPr>
          <w:rFonts w:ascii="Times New Roman" w:hAnsi="Times New Roman" w:cs="Times New Roman"/>
        </w:rPr>
        <w:t>.</w:t>
      </w:r>
      <w:r w:rsidR="00DA2085" w:rsidRPr="004B01F8">
        <w:rPr>
          <w:rFonts w:ascii="Times New Roman" w:hAnsi="Times New Roman" w:cs="Times New Roman"/>
        </w:rPr>
        <w:t xml:space="preserve"> </w:t>
      </w:r>
      <w:r w:rsidR="00E44E62" w:rsidRPr="004B01F8">
        <w:rPr>
          <w:rFonts w:ascii="Times New Roman" w:hAnsi="Times New Roman" w:cs="Times New Roman"/>
        </w:rPr>
        <w:t xml:space="preserve">FFF beams are inherently non–flat due to the absence of </w:t>
      </w:r>
      <w:r w:rsidR="008E493A" w:rsidRPr="004B01F8">
        <w:rPr>
          <w:rFonts w:ascii="Times New Roman" w:hAnsi="Times New Roman" w:cs="Times New Roman"/>
        </w:rPr>
        <w:t xml:space="preserve">a </w:t>
      </w:r>
      <w:r w:rsidR="00E44E62" w:rsidRPr="004B01F8">
        <w:rPr>
          <w:rFonts w:ascii="Times New Roman" w:hAnsi="Times New Roman" w:cs="Times New Roman"/>
        </w:rPr>
        <w:t>flattening filter</w:t>
      </w:r>
      <w:r w:rsidR="00786F82" w:rsidRPr="004B01F8">
        <w:rPr>
          <w:rFonts w:ascii="Times New Roman" w:hAnsi="Times New Roman" w:cs="Times New Roman"/>
        </w:rPr>
        <w:t>,</w:t>
      </w:r>
      <w:r w:rsidR="00E44E62" w:rsidRPr="004B01F8">
        <w:rPr>
          <w:rFonts w:ascii="Times New Roman" w:hAnsi="Times New Roman" w:cs="Times New Roman"/>
        </w:rPr>
        <w:t xml:space="preserve"> </w:t>
      </w:r>
      <w:r w:rsidR="008E493A" w:rsidRPr="004B01F8">
        <w:rPr>
          <w:rFonts w:ascii="Times New Roman" w:hAnsi="Times New Roman" w:cs="Times New Roman"/>
        </w:rPr>
        <w:t xml:space="preserve">with dose falling off steeper laterally. </w:t>
      </w:r>
      <w:r w:rsidR="00DA2085" w:rsidRPr="004B01F8">
        <w:rPr>
          <w:rFonts w:ascii="Times New Roman" w:hAnsi="Times New Roman" w:cs="Times New Roman"/>
        </w:rPr>
        <w:t xml:space="preserve">Intensity </w:t>
      </w:r>
      <w:r w:rsidR="00F70A22" w:rsidRPr="004B01F8">
        <w:rPr>
          <w:rFonts w:ascii="Times New Roman" w:hAnsi="Times New Roman" w:cs="Times New Roman"/>
        </w:rPr>
        <w:t>m</w:t>
      </w:r>
      <w:r w:rsidR="00DA2085" w:rsidRPr="004B01F8">
        <w:rPr>
          <w:rFonts w:ascii="Times New Roman" w:hAnsi="Times New Roman" w:cs="Times New Roman"/>
        </w:rPr>
        <w:t xml:space="preserve">odulated </w:t>
      </w:r>
      <w:r w:rsidR="00F70A22" w:rsidRPr="004B01F8">
        <w:rPr>
          <w:rFonts w:ascii="Times New Roman" w:hAnsi="Times New Roman" w:cs="Times New Roman"/>
        </w:rPr>
        <w:t>r</w:t>
      </w:r>
      <w:r w:rsidR="00DA2085" w:rsidRPr="004B01F8">
        <w:rPr>
          <w:rFonts w:ascii="Times New Roman" w:hAnsi="Times New Roman" w:cs="Times New Roman"/>
        </w:rPr>
        <w:t xml:space="preserve">adiation </w:t>
      </w:r>
      <w:r w:rsidR="00F70A22" w:rsidRPr="004B01F8">
        <w:rPr>
          <w:rFonts w:ascii="Times New Roman" w:hAnsi="Times New Roman" w:cs="Times New Roman"/>
        </w:rPr>
        <w:t>t</w:t>
      </w:r>
      <w:r w:rsidR="00DA2085" w:rsidRPr="004B01F8">
        <w:rPr>
          <w:rFonts w:ascii="Times New Roman" w:hAnsi="Times New Roman" w:cs="Times New Roman"/>
        </w:rPr>
        <w:t xml:space="preserve">herapy (IMRT) and </w:t>
      </w:r>
      <w:r w:rsidR="00F70A22" w:rsidRPr="004B01F8">
        <w:rPr>
          <w:rFonts w:ascii="Times New Roman" w:hAnsi="Times New Roman" w:cs="Times New Roman"/>
        </w:rPr>
        <w:t>v</w:t>
      </w:r>
      <w:r w:rsidR="00DA2085" w:rsidRPr="004B01F8">
        <w:rPr>
          <w:rFonts w:ascii="Times New Roman" w:hAnsi="Times New Roman" w:cs="Times New Roman"/>
        </w:rPr>
        <w:t xml:space="preserve">olumetric </w:t>
      </w:r>
      <w:r w:rsidR="00F70A22" w:rsidRPr="004B01F8">
        <w:rPr>
          <w:rFonts w:ascii="Times New Roman" w:hAnsi="Times New Roman" w:cs="Times New Roman"/>
        </w:rPr>
        <w:t>m</w:t>
      </w:r>
      <w:r w:rsidR="00DA2085" w:rsidRPr="004B01F8">
        <w:rPr>
          <w:rFonts w:ascii="Times New Roman" w:hAnsi="Times New Roman" w:cs="Times New Roman"/>
        </w:rPr>
        <w:t xml:space="preserve">odulated </w:t>
      </w:r>
      <w:r w:rsidR="00F70A22" w:rsidRPr="004B01F8">
        <w:rPr>
          <w:rFonts w:ascii="Times New Roman" w:hAnsi="Times New Roman" w:cs="Times New Roman"/>
        </w:rPr>
        <w:t>a</w:t>
      </w:r>
      <w:r w:rsidR="00DA2085" w:rsidRPr="004B01F8">
        <w:rPr>
          <w:rFonts w:ascii="Times New Roman" w:hAnsi="Times New Roman" w:cs="Times New Roman"/>
        </w:rPr>
        <w:t xml:space="preserve">rc </w:t>
      </w:r>
      <w:r w:rsidR="00F70A22" w:rsidRPr="004B01F8">
        <w:rPr>
          <w:rFonts w:ascii="Times New Roman" w:hAnsi="Times New Roman" w:cs="Times New Roman"/>
        </w:rPr>
        <w:t>t</w:t>
      </w:r>
      <w:r w:rsidR="00DA2085" w:rsidRPr="004B01F8">
        <w:rPr>
          <w:rFonts w:ascii="Times New Roman" w:hAnsi="Times New Roman" w:cs="Times New Roman"/>
        </w:rPr>
        <w:t xml:space="preserve">herapy (VMAT) </w:t>
      </w:r>
      <w:r w:rsidR="00E44E62" w:rsidRPr="004B01F8">
        <w:rPr>
          <w:rFonts w:ascii="Times New Roman" w:hAnsi="Times New Roman" w:cs="Times New Roman"/>
        </w:rPr>
        <w:t>segments are usually small in area and hence the</w:t>
      </w:r>
      <w:r w:rsidR="00002FC3" w:rsidRPr="004B01F8">
        <w:rPr>
          <w:rFonts w:ascii="Times New Roman" w:hAnsi="Times New Roman" w:cs="Times New Roman"/>
        </w:rPr>
        <w:t xml:space="preserve"> shape of the FFF beam </w:t>
      </w:r>
      <w:r w:rsidR="00E44E62" w:rsidRPr="004B01F8">
        <w:rPr>
          <w:rFonts w:ascii="Times New Roman" w:hAnsi="Times New Roman" w:cs="Times New Roman"/>
        </w:rPr>
        <w:t>is not profound within the segments</w:t>
      </w:r>
      <w:r w:rsidR="0074017C" w:rsidRPr="004B01F8">
        <w:rPr>
          <w:rFonts w:ascii="Times New Roman" w:hAnsi="Times New Roman" w:cs="Times New Roman"/>
        </w:rPr>
        <w:t>, particularly on the central axis</w:t>
      </w:r>
      <w:r w:rsidR="00E44E62" w:rsidRPr="004B01F8">
        <w:rPr>
          <w:rFonts w:ascii="Times New Roman" w:hAnsi="Times New Roman" w:cs="Times New Roman"/>
        </w:rPr>
        <w:t xml:space="preserve">. </w:t>
      </w:r>
      <w:r w:rsidR="007C20B6" w:rsidRPr="004B01F8">
        <w:rPr>
          <w:rFonts w:ascii="Times New Roman" w:hAnsi="Times New Roman" w:cs="Times New Roman"/>
        </w:rPr>
        <w:t>M</w:t>
      </w:r>
      <w:r w:rsidR="00280500" w:rsidRPr="004B01F8">
        <w:rPr>
          <w:rFonts w:ascii="Times New Roman" w:hAnsi="Times New Roman" w:cs="Times New Roman"/>
        </w:rPr>
        <w:t xml:space="preserve">odern day </w:t>
      </w:r>
      <w:r w:rsidR="000F0554" w:rsidRPr="004B01F8">
        <w:rPr>
          <w:rFonts w:ascii="Times New Roman" w:hAnsi="Times New Roman" w:cs="Times New Roman"/>
        </w:rPr>
        <w:t>t</w:t>
      </w:r>
      <w:r w:rsidR="00E44E62" w:rsidRPr="004B01F8">
        <w:rPr>
          <w:rFonts w:ascii="Times New Roman" w:hAnsi="Times New Roman" w:cs="Times New Roman"/>
        </w:rPr>
        <w:t xml:space="preserve">reatment </w:t>
      </w:r>
      <w:r w:rsidR="000F0554" w:rsidRPr="004B01F8">
        <w:rPr>
          <w:rFonts w:ascii="Times New Roman" w:hAnsi="Times New Roman" w:cs="Times New Roman"/>
        </w:rPr>
        <w:t>p</w:t>
      </w:r>
      <w:r w:rsidR="00E44E62" w:rsidRPr="004B01F8">
        <w:rPr>
          <w:rFonts w:ascii="Times New Roman" w:hAnsi="Times New Roman" w:cs="Times New Roman"/>
        </w:rPr>
        <w:t xml:space="preserve">lanning </w:t>
      </w:r>
      <w:r w:rsidR="000F0554" w:rsidRPr="004B01F8">
        <w:rPr>
          <w:rFonts w:ascii="Times New Roman" w:hAnsi="Times New Roman" w:cs="Times New Roman"/>
        </w:rPr>
        <w:t>s</w:t>
      </w:r>
      <w:r w:rsidR="00E44E62" w:rsidRPr="004B01F8">
        <w:rPr>
          <w:rFonts w:ascii="Times New Roman" w:hAnsi="Times New Roman" w:cs="Times New Roman"/>
        </w:rPr>
        <w:t xml:space="preserve">ystems are </w:t>
      </w:r>
      <w:r w:rsidR="00625454" w:rsidRPr="004B01F8">
        <w:rPr>
          <w:rFonts w:ascii="Times New Roman" w:hAnsi="Times New Roman" w:cs="Times New Roman"/>
        </w:rPr>
        <w:t xml:space="preserve">highly </w:t>
      </w:r>
      <w:r w:rsidR="00E44E62" w:rsidRPr="004B01F8">
        <w:rPr>
          <w:rFonts w:ascii="Times New Roman" w:hAnsi="Times New Roman" w:cs="Times New Roman"/>
        </w:rPr>
        <w:t xml:space="preserve">capable </w:t>
      </w:r>
      <w:r w:rsidR="00F419C0" w:rsidRPr="004B01F8">
        <w:rPr>
          <w:rFonts w:ascii="Times New Roman" w:hAnsi="Times New Roman" w:cs="Times New Roman"/>
        </w:rPr>
        <w:t>of optimising</w:t>
      </w:r>
      <w:r w:rsidR="00E44E62" w:rsidRPr="004B01F8">
        <w:rPr>
          <w:rFonts w:ascii="Times New Roman" w:hAnsi="Times New Roman" w:cs="Times New Roman"/>
        </w:rPr>
        <w:t xml:space="preserve"> </w:t>
      </w:r>
      <w:r w:rsidR="00280500" w:rsidRPr="004B01F8">
        <w:rPr>
          <w:rFonts w:ascii="Times New Roman" w:hAnsi="Times New Roman" w:cs="Times New Roman"/>
        </w:rPr>
        <w:t xml:space="preserve">the dose distribution </w:t>
      </w:r>
      <w:r w:rsidR="00FB7F24" w:rsidRPr="004B01F8">
        <w:rPr>
          <w:rFonts w:ascii="Times New Roman" w:hAnsi="Times New Roman" w:cs="Times New Roman"/>
        </w:rPr>
        <w:t>of</w:t>
      </w:r>
      <w:r w:rsidR="00280500" w:rsidRPr="004B01F8">
        <w:rPr>
          <w:rFonts w:ascii="Times New Roman" w:hAnsi="Times New Roman" w:cs="Times New Roman"/>
        </w:rPr>
        <w:t xml:space="preserve"> FFF beams for IMRT and VMAT</w:t>
      </w:r>
      <w:r w:rsidR="00BB68C8" w:rsidRPr="004B01F8">
        <w:rPr>
          <w:rFonts w:ascii="Times New Roman" w:hAnsi="Times New Roman" w:cs="Times New Roman"/>
        </w:rPr>
        <w:t xml:space="preserve"> for narrow field</w:t>
      </w:r>
      <w:r w:rsidR="00F419C0" w:rsidRPr="004B01F8">
        <w:rPr>
          <w:rFonts w:ascii="Times New Roman" w:hAnsi="Times New Roman" w:cs="Times New Roman"/>
        </w:rPr>
        <w:t xml:space="preserve"> off-axis</w:t>
      </w:r>
      <w:r w:rsidR="00BB68C8" w:rsidRPr="004B01F8">
        <w:rPr>
          <w:rFonts w:ascii="Times New Roman" w:hAnsi="Times New Roman" w:cs="Times New Roman"/>
        </w:rPr>
        <w:t xml:space="preserve"> geometry</w:t>
      </w:r>
      <w:r w:rsidR="00DA2085" w:rsidRPr="004B01F8">
        <w:rPr>
          <w:rFonts w:ascii="Times New Roman" w:hAnsi="Times New Roman" w:cs="Times New Roman"/>
        </w:rPr>
        <w:t>. These features of FFF beams ma</w:t>
      </w:r>
      <w:r w:rsidR="00E13A5A" w:rsidRPr="004B01F8">
        <w:rPr>
          <w:rFonts w:ascii="Times New Roman" w:hAnsi="Times New Roman" w:cs="Times New Roman"/>
        </w:rPr>
        <w:t>k</w:t>
      </w:r>
      <w:r w:rsidR="00DA2085" w:rsidRPr="004B01F8">
        <w:rPr>
          <w:rFonts w:ascii="Times New Roman" w:hAnsi="Times New Roman" w:cs="Times New Roman"/>
        </w:rPr>
        <w:t>e</w:t>
      </w:r>
      <w:r w:rsidR="00DC0689" w:rsidRPr="004B01F8">
        <w:rPr>
          <w:rFonts w:ascii="Times New Roman" w:hAnsi="Times New Roman" w:cs="Times New Roman"/>
        </w:rPr>
        <w:t>s</w:t>
      </w:r>
      <w:r w:rsidR="00DA2085" w:rsidRPr="004B01F8">
        <w:rPr>
          <w:rFonts w:ascii="Times New Roman" w:hAnsi="Times New Roman" w:cs="Times New Roman"/>
        </w:rPr>
        <w:t xml:space="preserve"> it </w:t>
      </w:r>
      <w:r w:rsidR="00DC0689" w:rsidRPr="004B01F8">
        <w:rPr>
          <w:rFonts w:ascii="Times New Roman" w:hAnsi="Times New Roman" w:cs="Times New Roman"/>
        </w:rPr>
        <w:t>ideal</w:t>
      </w:r>
      <w:r w:rsidR="00DA2085" w:rsidRPr="004B01F8">
        <w:rPr>
          <w:rFonts w:ascii="Times New Roman" w:hAnsi="Times New Roman" w:cs="Times New Roman"/>
        </w:rPr>
        <w:t xml:space="preserve"> to use with IMRT and VMAT</w:t>
      </w:r>
      <w:r w:rsidR="00987AA3" w:rsidRPr="004B01F8">
        <w:rPr>
          <w:rFonts w:ascii="Times New Roman" w:hAnsi="Times New Roman" w:cs="Times New Roman"/>
        </w:rPr>
        <w:t>,</w:t>
      </w:r>
      <w:r w:rsidR="00DA2085" w:rsidRPr="004B01F8">
        <w:rPr>
          <w:rFonts w:ascii="Times New Roman" w:hAnsi="Times New Roman" w:cs="Times New Roman"/>
        </w:rPr>
        <w:t xml:space="preserve"> </w:t>
      </w:r>
      <w:r w:rsidR="001A50B6" w:rsidRPr="004B01F8">
        <w:rPr>
          <w:rFonts w:ascii="Times New Roman" w:hAnsi="Times New Roman" w:cs="Times New Roman"/>
        </w:rPr>
        <w:t>which increases</w:t>
      </w:r>
      <w:r w:rsidR="00DA2085" w:rsidRPr="004B01F8">
        <w:rPr>
          <w:rFonts w:ascii="Times New Roman" w:hAnsi="Times New Roman" w:cs="Times New Roman"/>
        </w:rPr>
        <w:t xml:space="preserve"> the efficiency of treatment delivery.</w:t>
      </w:r>
      <w:r w:rsidR="000933E4" w:rsidRPr="004B01F8">
        <w:rPr>
          <w:rFonts w:ascii="Times New Roman" w:hAnsi="Times New Roman" w:cs="Times New Roman"/>
        </w:rPr>
        <w:t xml:space="preserve"> The use </w:t>
      </w:r>
      <w:r w:rsidR="00455AB9" w:rsidRPr="004B01F8">
        <w:rPr>
          <w:rFonts w:ascii="Times New Roman" w:hAnsi="Times New Roman" w:cs="Times New Roman"/>
        </w:rPr>
        <w:t xml:space="preserve">of FFF beams for conventional 3DCRT </w:t>
      </w:r>
      <w:r w:rsidR="000933E4" w:rsidRPr="004B01F8">
        <w:rPr>
          <w:rFonts w:ascii="Times New Roman" w:hAnsi="Times New Roman" w:cs="Times New Roman"/>
        </w:rPr>
        <w:t>has been limited due to the shape of the profile which does not provide a uniform dose distribution across the field. Also, when conventional fractionation regimes are used, increased dose rate does not provide</w:t>
      </w:r>
      <w:r w:rsidR="00E74477" w:rsidRPr="004B01F8">
        <w:rPr>
          <w:rFonts w:ascii="Times New Roman" w:hAnsi="Times New Roman" w:cs="Times New Roman"/>
        </w:rPr>
        <w:t xml:space="preserve"> a</w:t>
      </w:r>
      <w:r w:rsidR="000933E4" w:rsidRPr="004B01F8">
        <w:rPr>
          <w:rFonts w:ascii="Times New Roman" w:hAnsi="Times New Roman" w:cs="Times New Roman"/>
        </w:rPr>
        <w:t xml:space="preserve"> substantial reduction in treatment time. </w:t>
      </w:r>
      <w:r w:rsidR="001B2006" w:rsidRPr="004B01F8">
        <w:rPr>
          <w:rFonts w:ascii="Times New Roman" w:hAnsi="Times New Roman" w:cs="Times New Roman"/>
        </w:rPr>
        <w:t>In order to address the</w:t>
      </w:r>
      <w:r w:rsidR="00282853" w:rsidRPr="004B01F8">
        <w:rPr>
          <w:rFonts w:ascii="Times New Roman" w:hAnsi="Times New Roman" w:cs="Times New Roman"/>
        </w:rPr>
        <w:t xml:space="preserve"> issues</w:t>
      </w:r>
      <w:r w:rsidR="001B2006" w:rsidRPr="004B01F8">
        <w:rPr>
          <w:rFonts w:ascii="Times New Roman" w:hAnsi="Times New Roman" w:cs="Times New Roman"/>
        </w:rPr>
        <w:t xml:space="preserve"> related to the wax block method, as a novel approach, </w:t>
      </w:r>
      <w:r w:rsidR="00282853" w:rsidRPr="004B01F8">
        <w:rPr>
          <w:rFonts w:ascii="Times New Roman" w:hAnsi="Times New Roman" w:cs="Times New Roman"/>
        </w:rPr>
        <w:t xml:space="preserve">FFF beams </w:t>
      </w:r>
      <w:r w:rsidR="001B2006" w:rsidRPr="004B01F8">
        <w:rPr>
          <w:rFonts w:ascii="Times New Roman" w:hAnsi="Times New Roman" w:cs="Times New Roman"/>
        </w:rPr>
        <w:t>are used for treatment planning</w:t>
      </w:r>
      <w:r w:rsidR="00115F17" w:rsidRPr="004B01F8">
        <w:rPr>
          <w:rFonts w:ascii="Times New Roman" w:hAnsi="Times New Roman" w:cs="Times New Roman"/>
        </w:rPr>
        <w:t xml:space="preserve"> of</w:t>
      </w:r>
      <w:r w:rsidR="00D7727C" w:rsidRPr="004B01F8">
        <w:rPr>
          <w:rFonts w:ascii="Times New Roman" w:hAnsi="Times New Roman" w:cs="Times New Roman"/>
        </w:rPr>
        <w:t xml:space="preserve"> the</w:t>
      </w:r>
      <w:r w:rsidR="00115F17" w:rsidRPr="004B01F8">
        <w:rPr>
          <w:rFonts w:ascii="Times New Roman" w:hAnsi="Times New Roman" w:cs="Times New Roman"/>
        </w:rPr>
        <w:t xml:space="preserve"> nose. The shape of the profile of half-beam blocked FFF beam </w:t>
      </w:r>
      <w:r w:rsidR="00E966D3" w:rsidRPr="004B01F8">
        <w:rPr>
          <w:rFonts w:ascii="Times New Roman" w:hAnsi="Times New Roman" w:cs="Times New Roman"/>
        </w:rPr>
        <w:t xml:space="preserve">to some extent </w:t>
      </w:r>
      <w:r w:rsidR="00115F17" w:rsidRPr="004B01F8">
        <w:rPr>
          <w:rFonts w:ascii="Times New Roman" w:hAnsi="Times New Roman" w:cs="Times New Roman"/>
        </w:rPr>
        <w:t xml:space="preserve">compensates the anatomical variation of </w:t>
      </w:r>
      <w:r w:rsidR="00D7727C" w:rsidRPr="004B01F8">
        <w:rPr>
          <w:rFonts w:ascii="Times New Roman" w:hAnsi="Times New Roman" w:cs="Times New Roman"/>
        </w:rPr>
        <w:t xml:space="preserve">the </w:t>
      </w:r>
      <w:r w:rsidR="00115F17" w:rsidRPr="004B01F8">
        <w:rPr>
          <w:rFonts w:ascii="Times New Roman" w:hAnsi="Times New Roman" w:cs="Times New Roman"/>
        </w:rPr>
        <w:t xml:space="preserve">nose, </w:t>
      </w:r>
      <w:r w:rsidR="00D7727C" w:rsidRPr="004B01F8">
        <w:rPr>
          <w:rFonts w:ascii="Times New Roman" w:hAnsi="Times New Roman" w:cs="Times New Roman"/>
        </w:rPr>
        <w:t xml:space="preserve">which </w:t>
      </w:r>
      <w:r w:rsidR="00115F17" w:rsidRPr="004B01F8">
        <w:rPr>
          <w:rFonts w:ascii="Times New Roman" w:hAnsi="Times New Roman" w:cs="Times New Roman"/>
        </w:rPr>
        <w:t xml:space="preserve">is made use of in this approach. Our Centre uses </w:t>
      </w:r>
      <w:r w:rsidR="001B2006" w:rsidRPr="004B01F8">
        <w:rPr>
          <w:rFonts w:ascii="Times New Roman" w:hAnsi="Times New Roman" w:cs="Times New Roman"/>
        </w:rPr>
        <w:t>6</w:t>
      </w:r>
      <w:r w:rsidR="00FA18F2" w:rsidRPr="004B01F8">
        <w:rPr>
          <w:rFonts w:ascii="Times New Roman" w:hAnsi="Times New Roman" w:cs="Times New Roman"/>
        </w:rPr>
        <w:t xml:space="preserve"> </w:t>
      </w:r>
      <w:r w:rsidR="00353715" w:rsidRPr="004B01F8">
        <w:rPr>
          <w:rFonts w:ascii="Times New Roman" w:hAnsi="Times New Roman" w:cs="Times New Roman"/>
        </w:rPr>
        <w:t>MV FFF</w:t>
      </w:r>
      <w:r w:rsidR="001B2006" w:rsidRPr="004B01F8">
        <w:rPr>
          <w:rFonts w:ascii="Times New Roman" w:hAnsi="Times New Roman" w:cs="Times New Roman"/>
        </w:rPr>
        <w:t xml:space="preserve"> beam along with </w:t>
      </w:r>
      <w:r w:rsidR="00115F17" w:rsidRPr="004B01F8">
        <w:rPr>
          <w:rFonts w:ascii="Times New Roman" w:hAnsi="Times New Roman" w:cs="Times New Roman"/>
        </w:rPr>
        <w:t>1</w:t>
      </w:r>
      <w:r w:rsidR="00776701" w:rsidRPr="004B01F8">
        <w:rPr>
          <w:rFonts w:ascii="Times New Roman" w:hAnsi="Times New Roman" w:cs="Times New Roman"/>
        </w:rPr>
        <w:t xml:space="preserve"> cm</w:t>
      </w:r>
      <w:r w:rsidR="00115F17" w:rsidRPr="004B01F8">
        <w:rPr>
          <w:rFonts w:ascii="Times New Roman" w:hAnsi="Times New Roman" w:cs="Times New Roman"/>
        </w:rPr>
        <w:t xml:space="preserve"> </w:t>
      </w:r>
      <w:r w:rsidR="000961DB" w:rsidRPr="004B01F8">
        <w:rPr>
          <w:rFonts w:ascii="Times New Roman" w:hAnsi="Times New Roman" w:cs="Times New Roman"/>
        </w:rPr>
        <w:t xml:space="preserve">thermoplastic </w:t>
      </w:r>
      <w:r w:rsidR="001B2006" w:rsidRPr="004B01F8">
        <w:rPr>
          <w:rFonts w:ascii="Times New Roman" w:hAnsi="Times New Roman" w:cs="Times New Roman"/>
        </w:rPr>
        <w:t xml:space="preserve">bolus </w:t>
      </w:r>
      <w:r w:rsidR="00115F17" w:rsidRPr="004B01F8">
        <w:rPr>
          <w:rFonts w:ascii="Times New Roman" w:hAnsi="Times New Roman" w:cs="Times New Roman"/>
        </w:rPr>
        <w:t>for this method of treatment</w:t>
      </w:r>
      <w:r w:rsidR="00282853" w:rsidRPr="004B01F8">
        <w:rPr>
          <w:rFonts w:ascii="Times New Roman" w:hAnsi="Times New Roman" w:cs="Times New Roman"/>
        </w:rPr>
        <w:t xml:space="preserve"> (FFF beam method).</w:t>
      </w:r>
      <w:r w:rsidR="00054D1B" w:rsidRPr="004B01F8">
        <w:rPr>
          <w:rFonts w:ascii="Times New Roman" w:hAnsi="Times New Roman" w:cs="Times New Roman"/>
        </w:rPr>
        <w:t xml:space="preserve"> </w:t>
      </w:r>
      <w:r w:rsidR="001B2006" w:rsidRPr="004B01F8">
        <w:rPr>
          <w:rFonts w:ascii="Times New Roman" w:hAnsi="Times New Roman" w:cs="Times New Roman"/>
        </w:rPr>
        <w:t xml:space="preserve">This </w:t>
      </w:r>
      <w:r w:rsidR="00D96BCB" w:rsidRPr="004B01F8">
        <w:rPr>
          <w:rFonts w:ascii="Times New Roman" w:hAnsi="Times New Roman" w:cs="Times New Roman"/>
        </w:rPr>
        <w:t xml:space="preserve">technique </w:t>
      </w:r>
      <w:r w:rsidR="00375611" w:rsidRPr="004B01F8">
        <w:rPr>
          <w:rFonts w:ascii="Times New Roman" w:hAnsi="Times New Roman" w:cs="Times New Roman"/>
        </w:rPr>
        <w:t xml:space="preserve">aims at </w:t>
      </w:r>
      <w:r w:rsidR="00D96BCB" w:rsidRPr="004B01F8">
        <w:rPr>
          <w:rFonts w:ascii="Times New Roman" w:hAnsi="Times New Roman" w:cs="Times New Roman"/>
        </w:rPr>
        <w:t>achiev</w:t>
      </w:r>
      <w:r w:rsidR="00375611" w:rsidRPr="004B01F8">
        <w:rPr>
          <w:rFonts w:ascii="Times New Roman" w:hAnsi="Times New Roman" w:cs="Times New Roman"/>
        </w:rPr>
        <w:t>ing</w:t>
      </w:r>
      <w:r w:rsidR="00760CCA" w:rsidRPr="004B01F8">
        <w:rPr>
          <w:rFonts w:ascii="Times New Roman" w:hAnsi="Times New Roman" w:cs="Times New Roman"/>
        </w:rPr>
        <w:t xml:space="preserve"> an</w:t>
      </w:r>
      <w:r w:rsidR="001B2006" w:rsidRPr="004B01F8">
        <w:rPr>
          <w:rFonts w:ascii="Times New Roman" w:hAnsi="Times New Roman" w:cs="Times New Roman"/>
        </w:rPr>
        <w:t xml:space="preserve"> e</w:t>
      </w:r>
      <w:r w:rsidR="00375611" w:rsidRPr="004B01F8">
        <w:rPr>
          <w:rFonts w:ascii="Times New Roman" w:hAnsi="Times New Roman" w:cs="Times New Roman"/>
        </w:rPr>
        <w:t>quivalent or</w:t>
      </w:r>
      <w:r w:rsidR="00AE0844" w:rsidRPr="004B01F8">
        <w:rPr>
          <w:rFonts w:ascii="Times New Roman" w:hAnsi="Times New Roman" w:cs="Times New Roman"/>
        </w:rPr>
        <w:t xml:space="preserve"> superior</w:t>
      </w:r>
      <w:r w:rsidR="001A50B6" w:rsidRPr="004B01F8">
        <w:rPr>
          <w:rFonts w:ascii="Times New Roman" w:hAnsi="Times New Roman" w:cs="Times New Roman"/>
        </w:rPr>
        <w:t xml:space="preserve"> dose</w:t>
      </w:r>
      <w:r w:rsidR="001B2006" w:rsidRPr="004B01F8">
        <w:rPr>
          <w:rFonts w:ascii="Times New Roman" w:hAnsi="Times New Roman" w:cs="Times New Roman"/>
        </w:rPr>
        <w:t xml:space="preserve"> distribution without the use of wax blocks or wedges. </w:t>
      </w:r>
      <w:r w:rsidR="00054D1B" w:rsidRPr="004B01F8">
        <w:rPr>
          <w:rFonts w:ascii="Times New Roman" w:hAnsi="Times New Roman" w:cs="Times New Roman"/>
        </w:rPr>
        <w:t xml:space="preserve">This study aims at comparing the dosimetric and practical aspects of the </w:t>
      </w:r>
      <w:r w:rsidR="00B948B4" w:rsidRPr="004B01F8">
        <w:rPr>
          <w:rFonts w:ascii="Times New Roman" w:hAnsi="Times New Roman" w:cs="Times New Roman"/>
        </w:rPr>
        <w:t>‘</w:t>
      </w:r>
      <w:r w:rsidR="00F7646B" w:rsidRPr="004B01F8">
        <w:rPr>
          <w:rFonts w:ascii="Times New Roman" w:hAnsi="Times New Roman" w:cs="Times New Roman"/>
        </w:rPr>
        <w:t>6</w:t>
      </w:r>
      <w:r w:rsidR="00FA18F2" w:rsidRPr="004B01F8">
        <w:rPr>
          <w:rFonts w:ascii="Times New Roman" w:hAnsi="Times New Roman" w:cs="Times New Roman"/>
        </w:rPr>
        <w:t xml:space="preserve"> MV</w:t>
      </w:r>
      <w:r w:rsidR="00F7646B" w:rsidRPr="004B01F8">
        <w:rPr>
          <w:rFonts w:ascii="Times New Roman" w:hAnsi="Times New Roman" w:cs="Times New Roman"/>
        </w:rPr>
        <w:t xml:space="preserve"> flat </w:t>
      </w:r>
      <w:r w:rsidR="00B948B4" w:rsidRPr="004B01F8">
        <w:rPr>
          <w:rFonts w:ascii="Times New Roman" w:hAnsi="Times New Roman" w:cs="Times New Roman"/>
        </w:rPr>
        <w:t>wax block method’</w:t>
      </w:r>
      <w:r w:rsidR="00054D1B" w:rsidRPr="004B01F8">
        <w:rPr>
          <w:rFonts w:ascii="Times New Roman" w:hAnsi="Times New Roman" w:cs="Times New Roman"/>
        </w:rPr>
        <w:t xml:space="preserve"> and</w:t>
      </w:r>
      <w:r w:rsidR="00F7646B" w:rsidRPr="004B01F8">
        <w:rPr>
          <w:rFonts w:ascii="Times New Roman" w:hAnsi="Times New Roman" w:cs="Times New Roman"/>
        </w:rPr>
        <w:t xml:space="preserve"> the</w:t>
      </w:r>
      <w:r w:rsidR="00B948B4" w:rsidRPr="004B01F8">
        <w:rPr>
          <w:rFonts w:ascii="Times New Roman" w:hAnsi="Times New Roman" w:cs="Times New Roman"/>
        </w:rPr>
        <w:t xml:space="preserve"> ‘</w:t>
      </w:r>
      <w:r w:rsidR="00F7646B" w:rsidRPr="004B01F8">
        <w:rPr>
          <w:rFonts w:ascii="Times New Roman" w:hAnsi="Times New Roman" w:cs="Times New Roman"/>
        </w:rPr>
        <w:t>6</w:t>
      </w:r>
      <w:r w:rsidR="00FA18F2" w:rsidRPr="004B01F8">
        <w:rPr>
          <w:rFonts w:ascii="Times New Roman" w:hAnsi="Times New Roman" w:cs="Times New Roman"/>
        </w:rPr>
        <w:t xml:space="preserve"> </w:t>
      </w:r>
      <w:r w:rsidR="00353715" w:rsidRPr="004B01F8">
        <w:rPr>
          <w:rFonts w:ascii="Times New Roman" w:hAnsi="Times New Roman" w:cs="Times New Roman"/>
        </w:rPr>
        <w:t>MV FFF</w:t>
      </w:r>
      <w:r w:rsidR="00F7646B" w:rsidRPr="004B01F8">
        <w:rPr>
          <w:rFonts w:ascii="Times New Roman" w:hAnsi="Times New Roman" w:cs="Times New Roman"/>
        </w:rPr>
        <w:t xml:space="preserve"> </w:t>
      </w:r>
      <w:r w:rsidR="005B7C83" w:rsidRPr="004B01F8">
        <w:rPr>
          <w:rFonts w:ascii="Times New Roman" w:hAnsi="Times New Roman" w:cs="Times New Roman"/>
        </w:rPr>
        <w:t>1</w:t>
      </w:r>
      <w:r w:rsidR="00776701" w:rsidRPr="004B01F8">
        <w:rPr>
          <w:rFonts w:ascii="Times New Roman" w:hAnsi="Times New Roman" w:cs="Times New Roman"/>
        </w:rPr>
        <w:t xml:space="preserve"> cm</w:t>
      </w:r>
      <w:r w:rsidR="005B7C83" w:rsidRPr="004B01F8">
        <w:rPr>
          <w:rFonts w:ascii="Times New Roman" w:hAnsi="Times New Roman" w:cs="Times New Roman"/>
        </w:rPr>
        <w:t xml:space="preserve"> </w:t>
      </w:r>
      <w:r w:rsidR="00CE7877" w:rsidRPr="004B01F8">
        <w:rPr>
          <w:rFonts w:ascii="Times New Roman" w:hAnsi="Times New Roman" w:cs="Times New Roman"/>
        </w:rPr>
        <w:t xml:space="preserve">thermoplastic </w:t>
      </w:r>
      <w:r w:rsidR="005B7C83" w:rsidRPr="004B01F8">
        <w:rPr>
          <w:rFonts w:ascii="Times New Roman" w:hAnsi="Times New Roman" w:cs="Times New Roman"/>
        </w:rPr>
        <w:t>bolus</w:t>
      </w:r>
      <w:r w:rsidR="00F7646B" w:rsidRPr="004B01F8">
        <w:rPr>
          <w:rFonts w:ascii="Times New Roman" w:hAnsi="Times New Roman" w:cs="Times New Roman"/>
        </w:rPr>
        <w:t xml:space="preserve"> method</w:t>
      </w:r>
      <w:r w:rsidR="00B948B4" w:rsidRPr="004B01F8">
        <w:rPr>
          <w:rFonts w:ascii="Times New Roman" w:hAnsi="Times New Roman" w:cs="Times New Roman"/>
        </w:rPr>
        <w:t xml:space="preserve">’ and </w:t>
      </w:r>
      <w:r w:rsidR="00DE49AC" w:rsidRPr="004B01F8">
        <w:rPr>
          <w:rFonts w:ascii="Times New Roman" w:hAnsi="Times New Roman" w:cs="Times New Roman"/>
        </w:rPr>
        <w:t>thus</w:t>
      </w:r>
      <w:r w:rsidR="00CE7877" w:rsidRPr="004B01F8">
        <w:rPr>
          <w:rFonts w:ascii="Times New Roman" w:hAnsi="Times New Roman" w:cs="Times New Roman"/>
        </w:rPr>
        <w:t>,</w:t>
      </w:r>
      <w:r w:rsidR="00DE49AC" w:rsidRPr="004B01F8">
        <w:rPr>
          <w:rFonts w:ascii="Times New Roman" w:hAnsi="Times New Roman" w:cs="Times New Roman"/>
        </w:rPr>
        <w:t xml:space="preserve"> providing a</w:t>
      </w:r>
      <w:r w:rsidR="00B948B4" w:rsidRPr="004B01F8">
        <w:rPr>
          <w:rFonts w:ascii="Times New Roman" w:hAnsi="Times New Roman" w:cs="Times New Roman"/>
        </w:rPr>
        <w:t xml:space="preserve"> guideline </w:t>
      </w:r>
      <w:r w:rsidR="003C33FE" w:rsidRPr="004B01F8">
        <w:rPr>
          <w:rFonts w:ascii="Times New Roman" w:hAnsi="Times New Roman" w:cs="Times New Roman"/>
        </w:rPr>
        <w:t>for</w:t>
      </w:r>
      <w:r w:rsidR="00B948B4" w:rsidRPr="004B01F8">
        <w:rPr>
          <w:rFonts w:ascii="Times New Roman" w:hAnsi="Times New Roman" w:cs="Times New Roman"/>
        </w:rPr>
        <w:t xml:space="preserve"> implementing</w:t>
      </w:r>
      <w:r w:rsidR="00054D1B" w:rsidRPr="004B01F8">
        <w:rPr>
          <w:rFonts w:ascii="Times New Roman" w:hAnsi="Times New Roman" w:cs="Times New Roman"/>
        </w:rPr>
        <w:t xml:space="preserve"> </w:t>
      </w:r>
      <w:r w:rsidR="00DE49AC" w:rsidRPr="004B01F8">
        <w:rPr>
          <w:rFonts w:ascii="Times New Roman" w:hAnsi="Times New Roman" w:cs="Times New Roman"/>
        </w:rPr>
        <w:t>a methodology</w:t>
      </w:r>
      <w:r w:rsidR="00054D1B" w:rsidRPr="004B01F8">
        <w:rPr>
          <w:rFonts w:ascii="Times New Roman" w:hAnsi="Times New Roman" w:cs="Times New Roman"/>
        </w:rPr>
        <w:t xml:space="preserve"> for improved </w:t>
      </w:r>
      <w:r w:rsidR="00E966D3" w:rsidRPr="004B01F8">
        <w:rPr>
          <w:rFonts w:ascii="Times New Roman" w:hAnsi="Times New Roman" w:cs="Times New Roman"/>
        </w:rPr>
        <w:t>patient experience</w:t>
      </w:r>
      <w:r w:rsidR="00054D1B" w:rsidRPr="004B01F8">
        <w:rPr>
          <w:rFonts w:ascii="Times New Roman" w:hAnsi="Times New Roman" w:cs="Times New Roman"/>
        </w:rPr>
        <w:t xml:space="preserve">. </w:t>
      </w:r>
    </w:p>
    <w:p w14:paraId="2E237D22" w14:textId="77777777" w:rsidR="00776DBA" w:rsidRPr="00467C3C" w:rsidRDefault="00776DBA" w:rsidP="00467C3C">
      <w:pPr>
        <w:jc w:val="both"/>
        <w:rPr>
          <w:rFonts w:ascii="Times New Roman" w:hAnsi="Times New Roman" w:cs="Times New Roman"/>
          <w:b/>
        </w:rPr>
      </w:pPr>
      <w:r w:rsidRPr="00467C3C">
        <w:rPr>
          <w:rFonts w:ascii="Times New Roman" w:hAnsi="Times New Roman" w:cs="Times New Roman"/>
          <w:b/>
        </w:rPr>
        <w:t>Methodology</w:t>
      </w:r>
    </w:p>
    <w:p w14:paraId="228446BD" w14:textId="38E5CA90" w:rsidR="00237115" w:rsidRPr="004B01F8" w:rsidRDefault="001C61ED" w:rsidP="001169E5">
      <w:pPr>
        <w:jc w:val="both"/>
        <w:rPr>
          <w:rFonts w:ascii="Times New Roman" w:hAnsi="Times New Roman" w:cs="Times New Roman"/>
        </w:rPr>
      </w:pPr>
      <w:r w:rsidRPr="004B01F8">
        <w:rPr>
          <w:rFonts w:ascii="Times New Roman" w:hAnsi="Times New Roman" w:cs="Times New Roman"/>
        </w:rPr>
        <w:t>O</w:t>
      </w:r>
      <w:r w:rsidR="00B23DE6" w:rsidRPr="004B01F8">
        <w:rPr>
          <w:rFonts w:ascii="Times New Roman" w:hAnsi="Times New Roman" w:cs="Times New Roman"/>
        </w:rPr>
        <w:t xml:space="preserve">ur Centre </w:t>
      </w:r>
      <w:r w:rsidRPr="004B01F8">
        <w:rPr>
          <w:rFonts w:ascii="Times New Roman" w:hAnsi="Times New Roman" w:cs="Times New Roman"/>
        </w:rPr>
        <w:t>is equipped with 6</w:t>
      </w:r>
      <w:r w:rsidR="00FA18F2" w:rsidRPr="004B01F8">
        <w:rPr>
          <w:rFonts w:ascii="Times New Roman" w:hAnsi="Times New Roman" w:cs="Times New Roman"/>
        </w:rPr>
        <w:t xml:space="preserve"> MV</w:t>
      </w:r>
      <w:r w:rsidRPr="004B01F8">
        <w:rPr>
          <w:rFonts w:ascii="Times New Roman" w:hAnsi="Times New Roman" w:cs="Times New Roman"/>
        </w:rPr>
        <w:t xml:space="preserve"> flat and 6</w:t>
      </w:r>
      <w:r w:rsidR="00FA18F2" w:rsidRPr="004B01F8">
        <w:rPr>
          <w:rFonts w:ascii="Times New Roman" w:hAnsi="Times New Roman" w:cs="Times New Roman"/>
        </w:rPr>
        <w:t xml:space="preserve"> </w:t>
      </w:r>
      <w:r w:rsidR="00353715" w:rsidRPr="004B01F8">
        <w:rPr>
          <w:rFonts w:ascii="Times New Roman" w:hAnsi="Times New Roman" w:cs="Times New Roman"/>
        </w:rPr>
        <w:t>MV FFF</w:t>
      </w:r>
      <w:r w:rsidRPr="004B01F8">
        <w:rPr>
          <w:rFonts w:ascii="Times New Roman" w:hAnsi="Times New Roman" w:cs="Times New Roman"/>
        </w:rPr>
        <w:t xml:space="preserve"> beams</w:t>
      </w:r>
      <w:r w:rsidR="00746B77" w:rsidRPr="004B01F8">
        <w:rPr>
          <w:rFonts w:ascii="Times New Roman" w:hAnsi="Times New Roman" w:cs="Times New Roman"/>
        </w:rPr>
        <w:t>,</w:t>
      </w:r>
      <w:r w:rsidRPr="004B01F8">
        <w:rPr>
          <w:rFonts w:ascii="Times New Roman" w:hAnsi="Times New Roman" w:cs="Times New Roman"/>
        </w:rPr>
        <w:t xml:space="preserve"> matched for beam energy and output at 10</w:t>
      </w:r>
      <w:r w:rsidR="00776701" w:rsidRPr="004B01F8">
        <w:rPr>
          <w:rFonts w:ascii="Times New Roman" w:hAnsi="Times New Roman" w:cs="Times New Roman"/>
        </w:rPr>
        <w:t xml:space="preserve"> cm</w:t>
      </w:r>
      <w:r w:rsidRPr="004B01F8">
        <w:rPr>
          <w:rFonts w:ascii="Times New Roman" w:hAnsi="Times New Roman" w:cs="Times New Roman"/>
        </w:rPr>
        <w:t xml:space="preserve"> depth in water for 10</w:t>
      </w:r>
      <w:r w:rsidR="00872F71" w:rsidRPr="004B01F8">
        <w:rPr>
          <w:rFonts w:ascii="Times New Roman" w:hAnsi="Times New Roman" w:cs="Times New Roman"/>
        </w:rPr>
        <w:t xml:space="preserve"> </w:t>
      </w:r>
      <w:r w:rsidRPr="004B01F8">
        <w:rPr>
          <w:rFonts w:ascii="Times New Roman" w:hAnsi="Times New Roman" w:cs="Times New Roman"/>
        </w:rPr>
        <w:t>x</w:t>
      </w:r>
      <w:r w:rsidR="00872F71" w:rsidRPr="004B01F8">
        <w:rPr>
          <w:rFonts w:ascii="Times New Roman" w:hAnsi="Times New Roman" w:cs="Times New Roman"/>
        </w:rPr>
        <w:t xml:space="preserve"> </w:t>
      </w:r>
      <w:r w:rsidRPr="004B01F8">
        <w:rPr>
          <w:rFonts w:ascii="Times New Roman" w:hAnsi="Times New Roman" w:cs="Times New Roman"/>
        </w:rPr>
        <w:t>10</w:t>
      </w:r>
      <w:r w:rsidR="00776701" w:rsidRPr="004B01F8">
        <w:rPr>
          <w:rFonts w:ascii="Times New Roman" w:hAnsi="Times New Roman" w:cs="Times New Roman"/>
        </w:rPr>
        <w:t xml:space="preserve"> cm</w:t>
      </w:r>
      <w:r w:rsidRPr="004B01F8">
        <w:rPr>
          <w:rFonts w:ascii="Times New Roman" w:hAnsi="Times New Roman" w:cs="Times New Roman"/>
        </w:rPr>
        <w:t>2 field. T</w:t>
      </w:r>
      <w:r w:rsidR="002F15CA" w:rsidRPr="004B01F8">
        <w:rPr>
          <w:rFonts w:ascii="Times New Roman" w:hAnsi="Times New Roman" w:cs="Times New Roman"/>
        </w:rPr>
        <w:t xml:space="preserve">he existing method of treatment </w:t>
      </w:r>
      <w:r w:rsidR="000540C4" w:rsidRPr="004B01F8">
        <w:rPr>
          <w:rFonts w:ascii="Times New Roman" w:hAnsi="Times New Roman" w:cs="Times New Roman"/>
        </w:rPr>
        <w:t>of</w:t>
      </w:r>
      <w:r w:rsidR="00C732E6" w:rsidRPr="004B01F8">
        <w:rPr>
          <w:rFonts w:ascii="Times New Roman" w:hAnsi="Times New Roman" w:cs="Times New Roman"/>
        </w:rPr>
        <w:t xml:space="preserve"> the</w:t>
      </w:r>
      <w:r w:rsidR="000540C4" w:rsidRPr="004B01F8">
        <w:rPr>
          <w:rFonts w:ascii="Times New Roman" w:hAnsi="Times New Roman" w:cs="Times New Roman"/>
        </w:rPr>
        <w:t xml:space="preserve"> nose is the wax </w:t>
      </w:r>
      <w:r w:rsidRPr="004B01F8">
        <w:rPr>
          <w:rFonts w:ascii="Times New Roman" w:hAnsi="Times New Roman" w:cs="Times New Roman"/>
        </w:rPr>
        <w:t xml:space="preserve">block </w:t>
      </w:r>
      <w:r w:rsidR="000540C4" w:rsidRPr="004B01F8">
        <w:rPr>
          <w:rFonts w:ascii="Times New Roman" w:hAnsi="Times New Roman" w:cs="Times New Roman"/>
        </w:rPr>
        <w:t>method</w:t>
      </w:r>
      <w:r w:rsidR="00F8488E" w:rsidRPr="004B01F8">
        <w:rPr>
          <w:rFonts w:ascii="Times New Roman" w:hAnsi="Times New Roman" w:cs="Times New Roman"/>
        </w:rPr>
        <w:t xml:space="preserve"> (</w:t>
      </w:r>
      <w:r w:rsidR="00D84753" w:rsidRPr="004B01F8">
        <w:rPr>
          <w:rFonts w:ascii="Times New Roman" w:hAnsi="Times New Roman" w:cs="Times New Roman"/>
        </w:rPr>
        <w:t>F</w:t>
      </w:r>
      <w:r w:rsidR="00F8488E" w:rsidRPr="004B01F8">
        <w:rPr>
          <w:rFonts w:ascii="Times New Roman" w:hAnsi="Times New Roman" w:cs="Times New Roman"/>
        </w:rPr>
        <w:t>ig 1</w:t>
      </w:r>
      <w:r w:rsidR="00F9755D" w:rsidRPr="004B01F8">
        <w:rPr>
          <w:rFonts w:ascii="Times New Roman" w:hAnsi="Times New Roman" w:cs="Times New Roman"/>
        </w:rPr>
        <w:t>a</w:t>
      </w:r>
      <w:r w:rsidR="00F8488E" w:rsidRPr="004B01F8">
        <w:rPr>
          <w:rFonts w:ascii="Times New Roman" w:hAnsi="Times New Roman" w:cs="Times New Roman"/>
        </w:rPr>
        <w:t>)</w:t>
      </w:r>
      <w:r w:rsidR="000540C4" w:rsidRPr="004B01F8">
        <w:rPr>
          <w:rFonts w:ascii="Times New Roman" w:hAnsi="Times New Roman" w:cs="Times New Roman"/>
        </w:rPr>
        <w:t xml:space="preserve"> – using </w:t>
      </w:r>
      <w:r w:rsidR="00746B77" w:rsidRPr="004B01F8">
        <w:rPr>
          <w:rFonts w:ascii="Times New Roman" w:hAnsi="Times New Roman" w:cs="Times New Roman"/>
        </w:rPr>
        <w:t xml:space="preserve">the </w:t>
      </w:r>
      <w:r w:rsidR="000540C4" w:rsidRPr="004B01F8">
        <w:rPr>
          <w:rFonts w:ascii="Times New Roman" w:hAnsi="Times New Roman" w:cs="Times New Roman"/>
        </w:rPr>
        <w:t>6</w:t>
      </w:r>
      <w:r w:rsidR="00FA18F2" w:rsidRPr="004B01F8">
        <w:rPr>
          <w:rFonts w:ascii="Times New Roman" w:hAnsi="Times New Roman" w:cs="Times New Roman"/>
        </w:rPr>
        <w:t xml:space="preserve"> MV</w:t>
      </w:r>
      <w:r w:rsidR="000540C4" w:rsidRPr="004B01F8">
        <w:rPr>
          <w:rFonts w:ascii="Times New Roman" w:hAnsi="Times New Roman" w:cs="Times New Roman"/>
        </w:rPr>
        <w:t xml:space="preserve"> flat beam. In this, a wax block is custom made to compensate for the anatomy of</w:t>
      </w:r>
      <w:r w:rsidR="00367580" w:rsidRPr="004B01F8">
        <w:rPr>
          <w:rFonts w:ascii="Times New Roman" w:hAnsi="Times New Roman" w:cs="Times New Roman"/>
        </w:rPr>
        <w:t xml:space="preserve"> the</w:t>
      </w:r>
      <w:r w:rsidR="000540C4" w:rsidRPr="004B01F8">
        <w:rPr>
          <w:rFonts w:ascii="Times New Roman" w:hAnsi="Times New Roman" w:cs="Times New Roman"/>
        </w:rPr>
        <w:t xml:space="preserve"> nose</w:t>
      </w:r>
      <w:r w:rsidR="00EA5032" w:rsidRPr="004B01F8">
        <w:rPr>
          <w:rFonts w:ascii="Times New Roman" w:hAnsi="Times New Roman" w:cs="Times New Roman"/>
        </w:rPr>
        <w:t xml:space="preserve"> and the dosimetry of the flat beam</w:t>
      </w:r>
      <w:r w:rsidR="000540C4" w:rsidRPr="004B01F8">
        <w:rPr>
          <w:rFonts w:ascii="Times New Roman" w:hAnsi="Times New Roman" w:cs="Times New Roman"/>
        </w:rPr>
        <w:t xml:space="preserve"> (Fig. </w:t>
      </w:r>
      <w:r w:rsidR="00D84753" w:rsidRPr="004B01F8">
        <w:rPr>
          <w:rFonts w:ascii="Times New Roman" w:hAnsi="Times New Roman" w:cs="Times New Roman"/>
        </w:rPr>
        <w:t>2</w:t>
      </w:r>
      <w:r w:rsidR="000540C4" w:rsidRPr="004B01F8">
        <w:rPr>
          <w:rFonts w:ascii="Times New Roman" w:hAnsi="Times New Roman" w:cs="Times New Roman"/>
        </w:rPr>
        <w:t xml:space="preserve">). </w:t>
      </w:r>
    </w:p>
    <w:p w14:paraId="479A7BC7" w14:textId="4586A76B" w:rsidR="00237115" w:rsidRPr="00E65C4F" w:rsidRDefault="00237115" w:rsidP="006E2616">
      <w:pPr>
        <w:jc w:val="center"/>
        <w:rPr>
          <w:rFonts w:cs="Arial"/>
          <w:spacing w:val="-6"/>
          <w:lang w:val="en"/>
        </w:rPr>
      </w:pPr>
    </w:p>
    <w:p w14:paraId="0C8B6733" w14:textId="4C17727C" w:rsidR="004A1E6B" w:rsidRPr="004B01F8" w:rsidRDefault="004A1E6B" w:rsidP="00DA2085">
      <w:pPr>
        <w:rPr>
          <w:rFonts w:ascii="Times New Roman" w:hAnsi="Times New Roman" w:cs="Times New Roman"/>
          <w:b/>
          <w:sz w:val="20"/>
          <w:szCs w:val="20"/>
        </w:rPr>
      </w:pPr>
      <w:r w:rsidRPr="004B01F8">
        <w:rPr>
          <w:rFonts w:ascii="Times New Roman" w:hAnsi="Times New Roman" w:cs="Times New Roman"/>
          <w:b/>
          <w:sz w:val="20"/>
          <w:szCs w:val="20"/>
        </w:rPr>
        <w:t>Fig.</w:t>
      </w:r>
      <w:r w:rsidR="00843FAF" w:rsidRPr="004B01F8">
        <w:rPr>
          <w:rFonts w:ascii="Times New Roman" w:hAnsi="Times New Roman" w:cs="Times New Roman"/>
          <w:b/>
          <w:sz w:val="20"/>
          <w:szCs w:val="20"/>
        </w:rPr>
        <w:t>2</w:t>
      </w:r>
      <w:r w:rsidR="00931AF9" w:rsidRPr="004B01F8">
        <w:rPr>
          <w:rFonts w:ascii="Times New Roman" w:hAnsi="Times New Roman" w:cs="Times New Roman"/>
          <w:b/>
          <w:sz w:val="20"/>
          <w:szCs w:val="20"/>
        </w:rPr>
        <w:t xml:space="preserve"> 6</w:t>
      </w:r>
      <w:r w:rsidR="00FA18F2" w:rsidRPr="004B01F8">
        <w:rPr>
          <w:rFonts w:ascii="Times New Roman" w:hAnsi="Times New Roman" w:cs="Times New Roman"/>
          <w:b/>
          <w:sz w:val="20"/>
          <w:szCs w:val="20"/>
        </w:rPr>
        <w:t xml:space="preserve"> MV</w:t>
      </w:r>
      <w:r w:rsidR="00931AF9" w:rsidRPr="004B01F8">
        <w:rPr>
          <w:rFonts w:ascii="Times New Roman" w:hAnsi="Times New Roman" w:cs="Times New Roman"/>
          <w:b/>
          <w:sz w:val="20"/>
          <w:szCs w:val="20"/>
        </w:rPr>
        <w:t xml:space="preserve"> flat wax block method</w:t>
      </w:r>
      <w:r w:rsidR="00145C5A" w:rsidRPr="004B01F8">
        <w:rPr>
          <w:rFonts w:ascii="Times New Roman" w:hAnsi="Times New Roman" w:cs="Times New Roman"/>
          <w:b/>
          <w:sz w:val="20"/>
          <w:szCs w:val="20"/>
        </w:rPr>
        <w:t>.</w:t>
      </w:r>
    </w:p>
    <w:p w14:paraId="5B02C433" w14:textId="34E275A8" w:rsidR="00E9686F" w:rsidRPr="00CF022D" w:rsidRDefault="000540C4" w:rsidP="00451ACE">
      <w:pPr>
        <w:jc w:val="both"/>
        <w:rPr>
          <w:rFonts w:ascii="Times New Roman" w:hAnsi="Times New Roman" w:cs="Times New Roman"/>
        </w:rPr>
      </w:pPr>
      <w:r w:rsidRPr="00CF022D">
        <w:rPr>
          <w:rFonts w:ascii="Times New Roman" w:hAnsi="Times New Roman" w:cs="Times New Roman"/>
        </w:rPr>
        <w:t xml:space="preserve">This is </w:t>
      </w:r>
      <w:r w:rsidR="00145C5A" w:rsidRPr="00CF022D">
        <w:rPr>
          <w:rFonts w:ascii="Times New Roman" w:hAnsi="Times New Roman" w:cs="Times New Roman"/>
        </w:rPr>
        <w:t xml:space="preserve">performed </w:t>
      </w:r>
      <w:r w:rsidRPr="00CF022D">
        <w:rPr>
          <w:rFonts w:ascii="Times New Roman" w:hAnsi="Times New Roman" w:cs="Times New Roman"/>
        </w:rPr>
        <w:t xml:space="preserve">during the CT simulation </w:t>
      </w:r>
      <w:r w:rsidR="00BA26D9" w:rsidRPr="00CF022D">
        <w:rPr>
          <w:rFonts w:ascii="Times New Roman" w:hAnsi="Times New Roman" w:cs="Times New Roman"/>
        </w:rPr>
        <w:t>where</w:t>
      </w:r>
      <w:r w:rsidRPr="00CF022D">
        <w:rPr>
          <w:rFonts w:ascii="Times New Roman" w:hAnsi="Times New Roman" w:cs="Times New Roman"/>
        </w:rPr>
        <w:t xml:space="preserve"> due care </w:t>
      </w:r>
      <w:r w:rsidR="00931AF9" w:rsidRPr="00CF022D">
        <w:rPr>
          <w:rFonts w:ascii="Times New Roman" w:hAnsi="Times New Roman" w:cs="Times New Roman"/>
        </w:rPr>
        <w:t>is taken</w:t>
      </w:r>
      <w:r w:rsidRPr="00CF022D">
        <w:rPr>
          <w:rFonts w:ascii="Times New Roman" w:hAnsi="Times New Roman" w:cs="Times New Roman"/>
        </w:rPr>
        <w:t xml:space="preserve"> to avoid any air gap</w:t>
      </w:r>
      <w:r w:rsidR="00276132" w:rsidRPr="00CF022D">
        <w:rPr>
          <w:rFonts w:ascii="Times New Roman" w:hAnsi="Times New Roman" w:cs="Times New Roman"/>
        </w:rPr>
        <w:t>s</w:t>
      </w:r>
      <w:r w:rsidRPr="00CF022D">
        <w:rPr>
          <w:rFonts w:ascii="Times New Roman" w:hAnsi="Times New Roman" w:cs="Times New Roman"/>
        </w:rPr>
        <w:t xml:space="preserve"> between the skin of the nose and the wax block. Once the wax block is made, the CT simulation is performed with the </w:t>
      </w:r>
      <w:r w:rsidR="00276132" w:rsidRPr="00CF022D">
        <w:rPr>
          <w:rFonts w:ascii="Times New Roman" w:hAnsi="Times New Roman" w:cs="Times New Roman"/>
        </w:rPr>
        <w:t xml:space="preserve">wax </w:t>
      </w:r>
      <w:r w:rsidRPr="00CF022D">
        <w:rPr>
          <w:rFonts w:ascii="Times New Roman" w:hAnsi="Times New Roman" w:cs="Times New Roman"/>
        </w:rPr>
        <w:t>block in place</w:t>
      </w:r>
      <w:r w:rsidR="00276132" w:rsidRPr="00CF022D">
        <w:rPr>
          <w:rFonts w:ascii="Times New Roman" w:hAnsi="Times New Roman" w:cs="Times New Roman"/>
        </w:rPr>
        <w:t xml:space="preserve"> on the patient</w:t>
      </w:r>
      <w:r w:rsidRPr="00CF022D">
        <w:rPr>
          <w:rFonts w:ascii="Times New Roman" w:hAnsi="Times New Roman" w:cs="Times New Roman"/>
        </w:rPr>
        <w:t>. T</w:t>
      </w:r>
      <w:r w:rsidR="00102DF0" w:rsidRPr="00CF022D">
        <w:rPr>
          <w:rFonts w:ascii="Times New Roman" w:hAnsi="Times New Roman" w:cs="Times New Roman"/>
        </w:rPr>
        <w:t>he t</w:t>
      </w:r>
      <w:r w:rsidRPr="00CF022D">
        <w:rPr>
          <w:rFonts w:ascii="Times New Roman" w:hAnsi="Times New Roman" w:cs="Times New Roman"/>
        </w:rPr>
        <w:t xml:space="preserve">reatment plan is generated using </w:t>
      </w:r>
      <w:r w:rsidR="00102DF0" w:rsidRPr="00CF022D">
        <w:rPr>
          <w:rFonts w:ascii="Times New Roman" w:hAnsi="Times New Roman" w:cs="Times New Roman"/>
        </w:rPr>
        <w:t>half</w:t>
      </w:r>
      <w:r w:rsidR="006E2616" w:rsidRPr="00CF022D">
        <w:rPr>
          <w:rFonts w:ascii="Times New Roman" w:hAnsi="Times New Roman" w:cs="Times New Roman"/>
        </w:rPr>
        <w:t>-</w:t>
      </w:r>
      <w:r w:rsidR="00102DF0" w:rsidRPr="00CF022D">
        <w:rPr>
          <w:rFonts w:ascii="Times New Roman" w:hAnsi="Times New Roman" w:cs="Times New Roman"/>
        </w:rPr>
        <w:t>beam blocked</w:t>
      </w:r>
      <w:r w:rsidR="00A064B9" w:rsidRPr="00CF022D">
        <w:rPr>
          <w:rFonts w:ascii="Times New Roman" w:hAnsi="Times New Roman" w:cs="Times New Roman"/>
        </w:rPr>
        <w:t>,</w:t>
      </w:r>
      <w:r w:rsidR="00102DF0" w:rsidRPr="00CF022D">
        <w:rPr>
          <w:rFonts w:ascii="Times New Roman" w:hAnsi="Times New Roman" w:cs="Times New Roman"/>
        </w:rPr>
        <w:t xml:space="preserve"> </w:t>
      </w:r>
      <w:r w:rsidRPr="00CF022D">
        <w:rPr>
          <w:rFonts w:ascii="Times New Roman" w:hAnsi="Times New Roman" w:cs="Times New Roman"/>
        </w:rPr>
        <w:t>lateral</w:t>
      </w:r>
      <w:r w:rsidR="00A064B9" w:rsidRPr="00CF022D">
        <w:rPr>
          <w:rFonts w:ascii="Times New Roman" w:hAnsi="Times New Roman" w:cs="Times New Roman"/>
        </w:rPr>
        <w:t>,</w:t>
      </w:r>
      <w:r w:rsidRPr="00CF022D">
        <w:rPr>
          <w:rFonts w:ascii="Times New Roman" w:hAnsi="Times New Roman" w:cs="Times New Roman"/>
        </w:rPr>
        <w:t xml:space="preserve"> opposed beam pair</w:t>
      </w:r>
      <w:r w:rsidR="005355BB" w:rsidRPr="00CF022D">
        <w:rPr>
          <w:rFonts w:ascii="Times New Roman" w:hAnsi="Times New Roman" w:cs="Times New Roman"/>
        </w:rPr>
        <w:t xml:space="preserve"> beams</w:t>
      </w:r>
      <w:r w:rsidRPr="00CF022D">
        <w:rPr>
          <w:rFonts w:ascii="Times New Roman" w:hAnsi="Times New Roman" w:cs="Times New Roman"/>
        </w:rPr>
        <w:t xml:space="preserve"> with 6</w:t>
      </w:r>
      <w:r w:rsidR="00FA18F2" w:rsidRPr="00CF022D">
        <w:rPr>
          <w:rFonts w:ascii="Times New Roman" w:hAnsi="Times New Roman" w:cs="Times New Roman"/>
        </w:rPr>
        <w:t xml:space="preserve"> MV</w:t>
      </w:r>
      <w:r w:rsidRPr="00CF022D">
        <w:rPr>
          <w:rFonts w:ascii="Times New Roman" w:hAnsi="Times New Roman" w:cs="Times New Roman"/>
        </w:rPr>
        <w:t xml:space="preserve"> flat</w:t>
      </w:r>
      <w:r w:rsidR="005355BB" w:rsidRPr="00CF022D">
        <w:rPr>
          <w:rFonts w:ascii="Times New Roman" w:hAnsi="Times New Roman" w:cs="Times New Roman"/>
        </w:rPr>
        <w:t>,</w:t>
      </w:r>
      <w:r w:rsidR="00102DF0" w:rsidRPr="00CF022D">
        <w:rPr>
          <w:rFonts w:ascii="Times New Roman" w:hAnsi="Times New Roman" w:cs="Times New Roman"/>
        </w:rPr>
        <w:t xml:space="preserve"> with the aim to spare dose to the lens of the eye</w:t>
      </w:r>
      <w:r w:rsidR="006526C3" w:rsidRPr="00CF022D">
        <w:rPr>
          <w:rFonts w:ascii="Times New Roman" w:hAnsi="Times New Roman" w:cs="Times New Roman"/>
        </w:rPr>
        <w:t>s</w:t>
      </w:r>
      <w:r w:rsidR="00102DF0" w:rsidRPr="00CF022D">
        <w:rPr>
          <w:rFonts w:ascii="Times New Roman" w:hAnsi="Times New Roman" w:cs="Times New Roman"/>
        </w:rPr>
        <w:t>.</w:t>
      </w:r>
      <w:r w:rsidRPr="00CF022D">
        <w:rPr>
          <w:rFonts w:ascii="Times New Roman" w:hAnsi="Times New Roman" w:cs="Times New Roman"/>
        </w:rPr>
        <w:t xml:space="preserve"> </w:t>
      </w:r>
      <w:r w:rsidR="005355BB" w:rsidRPr="00CF022D">
        <w:rPr>
          <w:rFonts w:ascii="Times New Roman" w:hAnsi="Times New Roman" w:cs="Times New Roman"/>
        </w:rPr>
        <w:t>The d</w:t>
      </w:r>
      <w:r w:rsidRPr="00CF022D">
        <w:rPr>
          <w:rFonts w:ascii="Times New Roman" w:hAnsi="Times New Roman" w:cs="Times New Roman"/>
        </w:rPr>
        <w:t xml:space="preserve">ose prescription is to the midline </w:t>
      </w:r>
      <w:r w:rsidR="005D206C" w:rsidRPr="00CF022D">
        <w:rPr>
          <w:rFonts w:ascii="Times New Roman" w:hAnsi="Times New Roman" w:cs="Times New Roman"/>
        </w:rPr>
        <w:t>(50</w:t>
      </w:r>
      <w:r w:rsidR="009C6476" w:rsidRPr="00CF022D">
        <w:rPr>
          <w:rFonts w:ascii="Times New Roman" w:hAnsi="Times New Roman" w:cs="Times New Roman"/>
        </w:rPr>
        <w:t>00 c</w:t>
      </w:r>
      <w:r w:rsidR="005D206C" w:rsidRPr="00CF022D">
        <w:rPr>
          <w:rFonts w:ascii="Times New Roman" w:hAnsi="Times New Roman" w:cs="Times New Roman"/>
        </w:rPr>
        <w:t xml:space="preserve">Gy in 20 fractions) </w:t>
      </w:r>
      <w:r w:rsidRPr="00CF022D">
        <w:rPr>
          <w:rFonts w:ascii="Times New Roman" w:hAnsi="Times New Roman" w:cs="Times New Roman"/>
        </w:rPr>
        <w:t>and</w:t>
      </w:r>
      <w:r w:rsidR="00003E77" w:rsidRPr="00CF022D">
        <w:rPr>
          <w:rFonts w:ascii="Times New Roman" w:hAnsi="Times New Roman" w:cs="Times New Roman"/>
        </w:rPr>
        <w:t xml:space="preserve"> the </w:t>
      </w:r>
      <w:r w:rsidRPr="00CF022D">
        <w:rPr>
          <w:rFonts w:ascii="Times New Roman" w:hAnsi="Times New Roman" w:cs="Times New Roman"/>
        </w:rPr>
        <w:t>TPS calculate</w:t>
      </w:r>
      <w:r w:rsidR="00003E77" w:rsidRPr="00CF022D">
        <w:rPr>
          <w:rFonts w:ascii="Times New Roman" w:hAnsi="Times New Roman" w:cs="Times New Roman"/>
        </w:rPr>
        <w:t>s</w:t>
      </w:r>
      <w:r w:rsidRPr="00CF022D">
        <w:rPr>
          <w:rFonts w:ascii="Times New Roman" w:hAnsi="Times New Roman" w:cs="Times New Roman"/>
        </w:rPr>
        <w:t xml:space="preserve"> the monitor units (MU)</w:t>
      </w:r>
      <w:r w:rsidR="00003E77" w:rsidRPr="00CF022D">
        <w:rPr>
          <w:rFonts w:ascii="Times New Roman" w:hAnsi="Times New Roman" w:cs="Times New Roman"/>
        </w:rPr>
        <w:t xml:space="preserve"> required to achieve the target </w:t>
      </w:r>
      <w:r w:rsidR="00F8488E" w:rsidRPr="00CF022D">
        <w:rPr>
          <w:rFonts w:ascii="Times New Roman" w:hAnsi="Times New Roman" w:cs="Times New Roman"/>
        </w:rPr>
        <w:t xml:space="preserve">dose </w:t>
      </w:r>
      <w:r w:rsidR="00003E77" w:rsidRPr="00CF022D">
        <w:rPr>
          <w:rFonts w:ascii="Times New Roman" w:hAnsi="Times New Roman" w:cs="Times New Roman"/>
        </w:rPr>
        <w:t>prescription</w:t>
      </w:r>
      <w:r w:rsidRPr="00CF022D">
        <w:rPr>
          <w:rFonts w:ascii="Times New Roman" w:hAnsi="Times New Roman" w:cs="Times New Roman"/>
        </w:rPr>
        <w:t xml:space="preserve">. </w:t>
      </w:r>
      <w:r w:rsidR="00623DD8" w:rsidRPr="00CF022D">
        <w:rPr>
          <w:rFonts w:ascii="Times New Roman" w:hAnsi="Times New Roman" w:cs="Times New Roman"/>
        </w:rPr>
        <w:t>A secondary MU check program</w:t>
      </w:r>
      <w:r w:rsidR="005E08B6" w:rsidRPr="00CF022D">
        <w:rPr>
          <w:rFonts w:ascii="Times New Roman" w:hAnsi="Times New Roman" w:cs="Times New Roman"/>
        </w:rPr>
        <w:t xml:space="preserve"> (Rad</w:t>
      </w:r>
      <w:r w:rsidR="003D7B95" w:rsidRPr="00CF022D">
        <w:rPr>
          <w:rFonts w:ascii="Times New Roman" w:hAnsi="Times New Roman" w:cs="Times New Roman"/>
        </w:rPr>
        <w:t>C</w:t>
      </w:r>
      <w:r w:rsidR="005E08B6" w:rsidRPr="00CF022D">
        <w:rPr>
          <w:rFonts w:ascii="Times New Roman" w:hAnsi="Times New Roman" w:cs="Times New Roman"/>
        </w:rPr>
        <w:t xml:space="preserve">alc®, LifeLine </w:t>
      </w:r>
      <w:r w:rsidR="005E08B6" w:rsidRPr="00CF022D">
        <w:rPr>
          <w:rFonts w:ascii="Times New Roman" w:hAnsi="Times New Roman" w:cs="Times New Roman"/>
        </w:rPr>
        <w:lastRenderedPageBreak/>
        <w:t>Software Inc.)</w:t>
      </w:r>
      <w:r w:rsidR="00C83F23" w:rsidRPr="00CF022D">
        <w:rPr>
          <w:rFonts w:ascii="Times New Roman" w:hAnsi="Times New Roman" w:cs="Times New Roman"/>
        </w:rPr>
        <w:t xml:space="preserve"> is implemented to verify the MU calculated by the TPS.</w:t>
      </w:r>
      <w:r w:rsidR="005E08B6" w:rsidRPr="00CF022D">
        <w:rPr>
          <w:rFonts w:ascii="Times New Roman" w:hAnsi="Times New Roman" w:cs="Times New Roman"/>
        </w:rPr>
        <w:t xml:space="preserve"> </w:t>
      </w:r>
      <w:r w:rsidR="006029AE" w:rsidRPr="00CF022D">
        <w:rPr>
          <w:rFonts w:ascii="Times New Roman" w:hAnsi="Times New Roman" w:cs="Times New Roman"/>
        </w:rPr>
        <w:t>As t</w:t>
      </w:r>
      <w:r w:rsidRPr="00CF022D">
        <w:rPr>
          <w:rFonts w:ascii="Times New Roman" w:hAnsi="Times New Roman" w:cs="Times New Roman"/>
        </w:rPr>
        <w:t>he MC algorithm in Monaco do</w:t>
      </w:r>
      <w:r w:rsidR="00A064B9" w:rsidRPr="00CF022D">
        <w:rPr>
          <w:rFonts w:ascii="Times New Roman" w:hAnsi="Times New Roman" w:cs="Times New Roman"/>
        </w:rPr>
        <w:t>es</w:t>
      </w:r>
      <w:r w:rsidRPr="00CF022D">
        <w:rPr>
          <w:rFonts w:ascii="Times New Roman" w:hAnsi="Times New Roman" w:cs="Times New Roman"/>
        </w:rPr>
        <w:t xml:space="preserve"> not support the use of wedges</w:t>
      </w:r>
      <w:r w:rsidR="00A064B9" w:rsidRPr="00CF022D">
        <w:rPr>
          <w:rFonts w:ascii="Times New Roman" w:hAnsi="Times New Roman" w:cs="Times New Roman"/>
        </w:rPr>
        <w:t>,</w:t>
      </w:r>
      <w:r w:rsidRPr="00CF022D">
        <w:rPr>
          <w:rFonts w:ascii="Times New Roman" w:hAnsi="Times New Roman" w:cs="Times New Roman"/>
        </w:rPr>
        <w:t xml:space="preserve"> </w:t>
      </w:r>
      <w:r w:rsidR="006029AE" w:rsidRPr="00CF022D">
        <w:rPr>
          <w:rFonts w:ascii="Times New Roman" w:hAnsi="Times New Roman" w:cs="Times New Roman"/>
        </w:rPr>
        <w:t>this</w:t>
      </w:r>
      <w:r w:rsidRPr="00CF022D">
        <w:rPr>
          <w:rFonts w:ascii="Times New Roman" w:hAnsi="Times New Roman" w:cs="Times New Roman"/>
        </w:rPr>
        <w:t xml:space="preserve"> limits the optimi</w:t>
      </w:r>
      <w:r w:rsidR="00A064B9" w:rsidRPr="00CF022D">
        <w:rPr>
          <w:rFonts w:ascii="Times New Roman" w:hAnsi="Times New Roman" w:cs="Times New Roman"/>
        </w:rPr>
        <w:t>s</w:t>
      </w:r>
      <w:r w:rsidRPr="00CF022D">
        <w:rPr>
          <w:rFonts w:ascii="Times New Roman" w:hAnsi="Times New Roman" w:cs="Times New Roman"/>
        </w:rPr>
        <w:t>ation of the treatment plan</w:t>
      </w:r>
      <w:r w:rsidR="001C61ED" w:rsidRPr="00CF022D">
        <w:rPr>
          <w:rFonts w:ascii="Times New Roman" w:hAnsi="Times New Roman" w:cs="Times New Roman"/>
        </w:rPr>
        <w:t xml:space="preserve">. </w:t>
      </w:r>
      <w:r w:rsidR="00EB5FB5" w:rsidRPr="00CF022D">
        <w:rPr>
          <w:rFonts w:ascii="Times New Roman" w:hAnsi="Times New Roman" w:cs="Times New Roman"/>
        </w:rPr>
        <w:t xml:space="preserve"> </w:t>
      </w:r>
    </w:p>
    <w:p w14:paraId="142DCCF8" w14:textId="25430C13" w:rsidR="00E9686F" w:rsidRPr="00CF022D" w:rsidRDefault="00763607" w:rsidP="00451ACE">
      <w:pPr>
        <w:jc w:val="both"/>
        <w:rPr>
          <w:rFonts w:ascii="Times New Roman" w:hAnsi="Times New Roman" w:cs="Times New Roman"/>
        </w:rPr>
      </w:pPr>
      <w:r w:rsidRPr="00CF022D">
        <w:rPr>
          <w:rFonts w:ascii="Times New Roman" w:hAnsi="Times New Roman" w:cs="Times New Roman"/>
        </w:rPr>
        <w:t>This lead</w:t>
      </w:r>
      <w:r w:rsidR="006A5348" w:rsidRPr="00CF022D">
        <w:rPr>
          <w:rFonts w:ascii="Times New Roman" w:hAnsi="Times New Roman" w:cs="Times New Roman"/>
        </w:rPr>
        <w:t>s</w:t>
      </w:r>
      <w:r w:rsidRPr="00CF022D">
        <w:rPr>
          <w:rFonts w:ascii="Times New Roman" w:hAnsi="Times New Roman" w:cs="Times New Roman"/>
        </w:rPr>
        <w:t xml:space="preserve"> to the introduction of the new method</w:t>
      </w:r>
      <w:r w:rsidR="00012246" w:rsidRPr="00CF022D">
        <w:rPr>
          <w:rFonts w:ascii="Times New Roman" w:hAnsi="Times New Roman" w:cs="Times New Roman"/>
        </w:rPr>
        <w:t>,</w:t>
      </w:r>
      <w:r w:rsidRPr="00CF022D">
        <w:rPr>
          <w:rFonts w:ascii="Times New Roman" w:hAnsi="Times New Roman" w:cs="Times New Roman"/>
        </w:rPr>
        <w:t xml:space="preserve"> which uses half</w:t>
      </w:r>
      <w:r w:rsidR="00D96BCB" w:rsidRPr="00CF022D">
        <w:rPr>
          <w:rFonts w:ascii="Times New Roman" w:hAnsi="Times New Roman" w:cs="Times New Roman"/>
        </w:rPr>
        <w:t>-</w:t>
      </w:r>
      <w:r w:rsidRPr="00CF022D">
        <w:rPr>
          <w:rFonts w:ascii="Times New Roman" w:hAnsi="Times New Roman" w:cs="Times New Roman"/>
        </w:rPr>
        <w:t>beam blocked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Pr="00CF022D">
        <w:rPr>
          <w:rFonts w:ascii="Times New Roman" w:hAnsi="Times New Roman" w:cs="Times New Roman"/>
        </w:rPr>
        <w:t xml:space="preserve"> beam</w:t>
      </w:r>
      <w:r w:rsidR="006A5348" w:rsidRPr="00CF022D">
        <w:rPr>
          <w:rFonts w:ascii="Times New Roman" w:hAnsi="Times New Roman" w:cs="Times New Roman"/>
        </w:rPr>
        <w:t>s</w:t>
      </w:r>
      <w:r w:rsidRPr="00CF022D">
        <w:rPr>
          <w:rFonts w:ascii="Times New Roman" w:hAnsi="Times New Roman" w:cs="Times New Roman"/>
        </w:rPr>
        <w:t xml:space="preserve"> instead of the 6</w:t>
      </w:r>
      <w:r w:rsidR="00FA18F2" w:rsidRPr="00CF022D">
        <w:rPr>
          <w:rFonts w:ascii="Times New Roman" w:hAnsi="Times New Roman" w:cs="Times New Roman"/>
        </w:rPr>
        <w:t xml:space="preserve"> MV</w:t>
      </w:r>
      <w:r w:rsidRPr="00CF022D">
        <w:rPr>
          <w:rFonts w:ascii="Times New Roman" w:hAnsi="Times New Roman" w:cs="Times New Roman"/>
        </w:rPr>
        <w:t xml:space="preserve"> flat beam</w:t>
      </w:r>
      <w:r w:rsidR="00012246" w:rsidRPr="00CF022D">
        <w:rPr>
          <w:rFonts w:ascii="Times New Roman" w:hAnsi="Times New Roman" w:cs="Times New Roman"/>
        </w:rPr>
        <w:t>s</w:t>
      </w:r>
      <w:r w:rsidRPr="00CF022D">
        <w:rPr>
          <w:rFonts w:ascii="Times New Roman" w:hAnsi="Times New Roman" w:cs="Times New Roman"/>
        </w:rPr>
        <w:t xml:space="preserve">. </w:t>
      </w:r>
      <w:r w:rsidR="00E9686F" w:rsidRPr="00CF022D">
        <w:rPr>
          <w:rFonts w:ascii="Times New Roman" w:hAnsi="Times New Roman" w:cs="Times New Roman"/>
        </w:rPr>
        <w:t>The shape of the profile of a half-beam blocked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00E9686F" w:rsidRPr="00CF022D">
        <w:rPr>
          <w:rFonts w:ascii="Times New Roman" w:hAnsi="Times New Roman" w:cs="Times New Roman"/>
        </w:rPr>
        <w:t xml:space="preserve"> beam is shown in Fig.</w:t>
      </w:r>
      <w:r w:rsidR="00DE49AC" w:rsidRPr="00CF022D">
        <w:rPr>
          <w:rFonts w:ascii="Times New Roman" w:hAnsi="Times New Roman" w:cs="Times New Roman"/>
        </w:rPr>
        <w:t>3</w:t>
      </w:r>
      <w:r w:rsidR="00E9686F" w:rsidRPr="00CF022D">
        <w:rPr>
          <w:rFonts w:ascii="Times New Roman" w:hAnsi="Times New Roman" w:cs="Times New Roman"/>
        </w:rPr>
        <w:t xml:space="preserve"> </w:t>
      </w:r>
    </w:p>
    <w:p w14:paraId="01B2EFC3" w14:textId="474FEFB3" w:rsidR="00362756" w:rsidRPr="00E65C4F" w:rsidRDefault="00362756" w:rsidP="00E24EDE">
      <w:pPr>
        <w:jc w:val="both"/>
        <w:rPr>
          <w:rFonts w:cs="Arial"/>
          <w:spacing w:val="-6"/>
          <w:lang w:val="en"/>
        </w:rPr>
      </w:pPr>
    </w:p>
    <w:p w14:paraId="402BD5DD" w14:textId="1C988CC8" w:rsidR="004A1E6B" w:rsidRPr="004B01F8" w:rsidRDefault="00DE49AC" w:rsidP="004B01F8">
      <w:pPr>
        <w:rPr>
          <w:rFonts w:ascii="Times New Roman" w:hAnsi="Times New Roman" w:cs="Times New Roman"/>
          <w:b/>
          <w:sz w:val="20"/>
          <w:szCs w:val="20"/>
        </w:rPr>
      </w:pPr>
      <w:r w:rsidRPr="004B01F8">
        <w:rPr>
          <w:rFonts w:ascii="Times New Roman" w:hAnsi="Times New Roman" w:cs="Times New Roman"/>
          <w:b/>
          <w:sz w:val="20"/>
          <w:szCs w:val="20"/>
        </w:rPr>
        <w:t>Fig.3</w:t>
      </w:r>
      <w:r w:rsidR="004A1E6B" w:rsidRPr="004B01F8">
        <w:rPr>
          <w:rFonts w:ascii="Times New Roman" w:hAnsi="Times New Roman" w:cs="Times New Roman"/>
          <w:b/>
          <w:sz w:val="20"/>
          <w:szCs w:val="20"/>
        </w:rPr>
        <w:t xml:space="preserve"> </w:t>
      </w:r>
      <w:r w:rsidR="00F92E83" w:rsidRPr="004B01F8">
        <w:rPr>
          <w:rFonts w:ascii="Times New Roman" w:hAnsi="Times New Roman" w:cs="Times New Roman"/>
          <w:b/>
          <w:sz w:val="20"/>
          <w:szCs w:val="20"/>
        </w:rPr>
        <w:t>A comparison of 6</w:t>
      </w:r>
      <w:r w:rsidR="00FA18F2" w:rsidRPr="004B01F8">
        <w:rPr>
          <w:rFonts w:ascii="Times New Roman" w:hAnsi="Times New Roman" w:cs="Times New Roman"/>
          <w:b/>
          <w:sz w:val="20"/>
          <w:szCs w:val="20"/>
        </w:rPr>
        <w:t xml:space="preserve"> MV</w:t>
      </w:r>
      <w:r w:rsidR="00F92E83" w:rsidRPr="004B01F8">
        <w:rPr>
          <w:rFonts w:ascii="Times New Roman" w:hAnsi="Times New Roman" w:cs="Times New Roman"/>
          <w:b/>
          <w:sz w:val="20"/>
          <w:szCs w:val="20"/>
        </w:rPr>
        <w:t xml:space="preserve"> and </w:t>
      </w:r>
      <w:r w:rsidR="00CA52FA" w:rsidRPr="004B01F8">
        <w:rPr>
          <w:rFonts w:ascii="Times New Roman" w:hAnsi="Times New Roman" w:cs="Times New Roman"/>
          <w:b/>
          <w:sz w:val="20"/>
          <w:szCs w:val="20"/>
        </w:rPr>
        <w:t>6</w:t>
      </w:r>
      <w:r w:rsidR="00FA18F2" w:rsidRPr="004B01F8">
        <w:rPr>
          <w:rFonts w:ascii="Times New Roman" w:hAnsi="Times New Roman" w:cs="Times New Roman"/>
          <w:b/>
          <w:sz w:val="20"/>
          <w:szCs w:val="20"/>
        </w:rPr>
        <w:t xml:space="preserve"> </w:t>
      </w:r>
      <w:r w:rsidR="00353715" w:rsidRPr="004B01F8">
        <w:rPr>
          <w:rFonts w:ascii="Times New Roman" w:hAnsi="Times New Roman" w:cs="Times New Roman"/>
          <w:b/>
          <w:sz w:val="20"/>
          <w:szCs w:val="20"/>
        </w:rPr>
        <w:t>MV FFF</w:t>
      </w:r>
      <w:r w:rsidR="00CA52FA" w:rsidRPr="004B01F8">
        <w:rPr>
          <w:rFonts w:ascii="Times New Roman" w:hAnsi="Times New Roman" w:cs="Times New Roman"/>
          <w:b/>
          <w:sz w:val="20"/>
          <w:szCs w:val="20"/>
        </w:rPr>
        <w:t xml:space="preserve"> </w:t>
      </w:r>
      <w:r w:rsidR="00F92E83" w:rsidRPr="004B01F8">
        <w:rPr>
          <w:rFonts w:ascii="Times New Roman" w:hAnsi="Times New Roman" w:cs="Times New Roman"/>
          <w:b/>
          <w:sz w:val="20"/>
          <w:szCs w:val="20"/>
        </w:rPr>
        <w:t xml:space="preserve">beams for </w:t>
      </w:r>
      <w:r w:rsidR="00E24EDE" w:rsidRPr="004B01F8">
        <w:rPr>
          <w:rFonts w:ascii="Times New Roman" w:hAnsi="Times New Roman" w:cs="Times New Roman"/>
          <w:b/>
          <w:sz w:val="20"/>
          <w:szCs w:val="20"/>
        </w:rPr>
        <w:t>10</w:t>
      </w:r>
      <w:r w:rsidR="00872F71" w:rsidRPr="004B01F8">
        <w:rPr>
          <w:rFonts w:ascii="Times New Roman" w:hAnsi="Times New Roman" w:cs="Times New Roman"/>
          <w:b/>
          <w:sz w:val="20"/>
          <w:szCs w:val="20"/>
        </w:rPr>
        <w:t xml:space="preserve"> </w:t>
      </w:r>
      <w:r w:rsidR="00E24EDE" w:rsidRPr="004B01F8">
        <w:rPr>
          <w:rFonts w:ascii="Times New Roman" w:hAnsi="Times New Roman" w:cs="Times New Roman"/>
          <w:b/>
          <w:sz w:val="20"/>
          <w:szCs w:val="20"/>
        </w:rPr>
        <w:t>x</w:t>
      </w:r>
      <w:r w:rsidR="00872F71" w:rsidRPr="004B01F8">
        <w:rPr>
          <w:rFonts w:ascii="Times New Roman" w:hAnsi="Times New Roman" w:cs="Times New Roman"/>
          <w:b/>
          <w:sz w:val="20"/>
          <w:szCs w:val="20"/>
        </w:rPr>
        <w:t xml:space="preserve"> </w:t>
      </w:r>
      <w:r w:rsidR="00E24EDE" w:rsidRPr="004B01F8">
        <w:rPr>
          <w:rFonts w:ascii="Times New Roman" w:hAnsi="Times New Roman" w:cs="Times New Roman"/>
          <w:b/>
          <w:sz w:val="20"/>
          <w:szCs w:val="20"/>
        </w:rPr>
        <w:t>10</w:t>
      </w:r>
      <w:r w:rsidR="00776701" w:rsidRPr="004B01F8">
        <w:rPr>
          <w:rFonts w:ascii="Times New Roman" w:hAnsi="Times New Roman" w:cs="Times New Roman"/>
          <w:b/>
          <w:sz w:val="20"/>
          <w:szCs w:val="20"/>
        </w:rPr>
        <w:t xml:space="preserve"> cm</w:t>
      </w:r>
      <w:r w:rsidR="00E24EDE" w:rsidRPr="004B01F8">
        <w:rPr>
          <w:rFonts w:ascii="Times New Roman" w:hAnsi="Times New Roman" w:cs="Times New Roman"/>
          <w:b/>
          <w:sz w:val="20"/>
          <w:szCs w:val="20"/>
        </w:rPr>
        <w:t>2</w:t>
      </w:r>
      <w:r w:rsidR="00AB4314" w:rsidRPr="004B01F8">
        <w:rPr>
          <w:rFonts w:ascii="Times New Roman" w:hAnsi="Times New Roman" w:cs="Times New Roman"/>
          <w:b/>
          <w:sz w:val="20"/>
          <w:szCs w:val="20"/>
        </w:rPr>
        <w:t xml:space="preserve"> at Dmax.</w:t>
      </w:r>
    </w:p>
    <w:p w14:paraId="57C86814" w14:textId="388FFD5A" w:rsidR="00362756" w:rsidRPr="00E65C4F" w:rsidRDefault="00362756" w:rsidP="00E24EDE">
      <w:pPr>
        <w:jc w:val="both"/>
        <w:rPr>
          <w:rFonts w:cs="Arial"/>
          <w:spacing w:val="-6"/>
          <w:lang w:val="en"/>
        </w:rPr>
      </w:pPr>
    </w:p>
    <w:p w14:paraId="6CB85F6A" w14:textId="721A470A" w:rsidR="00237115" w:rsidRPr="00CF022D" w:rsidRDefault="00E9686F" w:rsidP="00451ACE">
      <w:pPr>
        <w:jc w:val="both"/>
        <w:rPr>
          <w:rFonts w:ascii="Times New Roman" w:hAnsi="Times New Roman" w:cs="Times New Roman"/>
        </w:rPr>
      </w:pPr>
      <w:r w:rsidRPr="00CF022D">
        <w:rPr>
          <w:rFonts w:ascii="Times New Roman" w:hAnsi="Times New Roman" w:cs="Times New Roman"/>
        </w:rPr>
        <w:t xml:space="preserve">The typical size of the field used to treat </w:t>
      </w:r>
      <w:r w:rsidR="00582898" w:rsidRPr="00CF022D">
        <w:rPr>
          <w:rFonts w:ascii="Times New Roman" w:hAnsi="Times New Roman" w:cs="Times New Roman"/>
        </w:rPr>
        <w:t xml:space="preserve">the </w:t>
      </w:r>
      <w:r w:rsidRPr="00CF022D">
        <w:rPr>
          <w:rFonts w:ascii="Times New Roman" w:hAnsi="Times New Roman" w:cs="Times New Roman"/>
        </w:rPr>
        <w:t>nose is about 5</w:t>
      </w:r>
      <w:r w:rsidR="00872F71" w:rsidRPr="00CF022D">
        <w:rPr>
          <w:rFonts w:ascii="Times New Roman" w:hAnsi="Times New Roman" w:cs="Times New Roman"/>
        </w:rPr>
        <w:t xml:space="preserve"> </w:t>
      </w:r>
      <w:r w:rsidRPr="00CF022D">
        <w:rPr>
          <w:rFonts w:ascii="Times New Roman" w:hAnsi="Times New Roman" w:cs="Times New Roman"/>
        </w:rPr>
        <w:t>x</w:t>
      </w:r>
      <w:r w:rsidR="00872F71" w:rsidRPr="00CF022D">
        <w:rPr>
          <w:rFonts w:ascii="Times New Roman" w:hAnsi="Times New Roman" w:cs="Times New Roman"/>
        </w:rPr>
        <w:t xml:space="preserve"> </w:t>
      </w:r>
      <w:r w:rsidRPr="00CF022D">
        <w:rPr>
          <w:rFonts w:ascii="Times New Roman" w:hAnsi="Times New Roman" w:cs="Times New Roman"/>
        </w:rPr>
        <w:t>5</w:t>
      </w:r>
      <w:r w:rsidR="00776701" w:rsidRPr="00CF022D">
        <w:rPr>
          <w:rFonts w:ascii="Times New Roman" w:hAnsi="Times New Roman" w:cs="Times New Roman"/>
        </w:rPr>
        <w:t xml:space="preserve"> cm</w:t>
      </w:r>
      <w:r w:rsidRPr="00CF022D">
        <w:rPr>
          <w:rFonts w:ascii="Times New Roman" w:hAnsi="Times New Roman" w:cs="Times New Roman"/>
        </w:rPr>
        <w:t>2 which could be achieved by using a half</w:t>
      </w:r>
      <w:r w:rsidR="00016CD1" w:rsidRPr="00CF022D">
        <w:rPr>
          <w:rFonts w:ascii="Times New Roman" w:hAnsi="Times New Roman" w:cs="Times New Roman"/>
        </w:rPr>
        <w:t>-</w:t>
      </w:r>
      <w:r w:rsidRPr="00CF022D">
        <w:rPr>
          <w:rFonts w:ascii="Times New Roman" w:hAnsi="Times New Roman" w:cs="Times New Roman"/>
        </w:rPr>
        <w:t>beam blocked 10</w:t>
      </w:r>
      <w:r w:rsidR="00872F71" w:rsidRPr="00CF022D">
        <w:rPr>
          <w:rFonts w:ascii="Times New Roman" w:hAnsi="Times New Roman" w:cs="Times New Roman"/>
        </w:rPr>
        <w:t xml:space="preserve"> </w:t>
      </w:r>
      <w:r w:rsidRPr="00CF022D">
        <w:rPr>
          <w:rFonts w:ascii="Times New Roman" w:hAnsi="Times New Roman" w:cs="Times New Roman"/>
        </w:rPr>
        <w:t>x</w:t>
      </w:r>
      <w:r w:rsidR="00872F71" w:rsidRPr="00CF022D">
        <w:rPr>
          <w:rFonts w:ascii="Times New Roman" w:hAnsi="Times New Roman" w:cs="Times New Roman"/>
        </w:rPr>
        <w:t xml:space="preserve"> </w:t>
      </w:r>
      <w:r w:rsidRPr="00CF022D">
        <w:rPr>
          <w:rFonts w:ascii="Times New Roman" w:hAnsi="Times New Roman" w:cs="Times New Roman"/>
        </w:rPr>
        <w:t>10</w:t>
      </w:r>
      <w:r w:rsidR="00776701" w:rsidRPr="00CF022D">
        <w:rPr>
          <w:rFonts w:ascii="Times New Roman" w:hAnsi="Times New Roman" w:cs="Times New Roman"/>
        </w:rPr>
        <w:t xml:space="preserve"> cm</w:t>
      </w:r>
      <w:r w:rsidRPr="00CF022D">
        <w:rPr>
          <w:rFonts w:ascii="Times New Roman" w:hAnsi="Times New Roman" w:cs="Times New Roman"/>
        </w:rPr>
        <w:t xml:space="preserve">2 field. </w:t>
      </w:r>
      <w:r w:rsidR="001D2FB0" w:rsidRPr="00CF022D">
        <w:rPr>
          <w:rFonts w:ascii="Times New Roman" w:hAnsi="Times New Roman" w:cs="Times New Roman"/>
        </w:rPr>
        <w:t>The dose reduces to about 60% of the central axis dose at 4.5</w:t>
      </w:r>
      <w:r w:rsidR="00776701" w:rsidRPr="00CF022D">
        <w:rPr>
          <w:rFonts w:ascii="Times New Roman" w:hAnsi="Times New Roman" w:cs="Times New Roman"/>
        </w:rPr>
        <w:t xml:space="preserve"> cm</w:t>
      </w:r>
      <w:r w:rsidR="001D2FB0" w:rsidRPr="00CF022D">
        <w:rPr>
          <w:rFonts w:ascii="Times New Roman" w:hAnsi="Times New Roman" w:cs="Times New Roman"/>
        </w:rPr>
        <w:t xml:space="preserve"> off-axis</w:t>
      </w:r>
      <w:r w:rsidR="005353A2" w:rsidRPr="00CF022D">
        <w:rPr>
          <w:rFonts w:ascii="Times New Roman" w:hAnsi="Times New Roman" w:cs="Times New Roman"/>
        </w:rPr>
        <w:t xml:space="preserve"> </w:t>
      </w:r>
      <w:r w:rsidR="001D2FB0" w:rsidRPr="00CF022D">
        <w:rPr>
          <w:rFonts w:ascii="Times New Roman" w:hAnsi="Times New Roman" w:cs="Times New Roman"/>
        </w:rPr>
        <w:t>as seen in the Fig.</w:t>
      </w:r>
      <w:r w:rsidR="007B2CD8" w:rsidRPr="00CF022D">
        <w:rPr>
          <w:rFonts w:ascii="Times New Roman" w:hAnsi="Times New Roman" w:cs="Times New Roman"/>
        </w:rPr>
        <w:t>3</w:t>
      </w:r>
      <w:r w:rsidR="001D2FB0" w:rsidRPr="00CF022D">
        <w:rPr>
          <w:rFonts w:ascii="Times New Roman" w:hAnsi="Times New Roman" w:cs="Times New Roman"/>
        </w:rPr>
        <w:t>.</w:t>
      </w:r>
      <w:r w:rsidR="00A8221C" w:rsidRPr="00CF022D">
        <w:rPr>
          <w:rFonts w:ascii="Times New Roman" w:hAnsi="Times New Roman" w:cs="Times New Roman"/>
        </w:rPr>
        <w:t xml:space="preserve"> The advantage of the </w:t>
      </w:r>
      <w:r w:rsidR="004A1E6B" w:rsidRPr="00CF022D">
        <w:rPr>
          <w:rFonts w:ascii="Times New Roman" w:hAnsi="Times New Roman" w:cs="Times New Roman"/>
        </w:rPr>
        <w:t>half</w:t>
      </w:r>
      <w:r w:rsidR="006E2616" w:rsidRPr="00CF022D">
        <w:rPr>
          <w:rFonts w:ascii="Times New Roman" w:hAnsi="Times New Roman" w:cs="Times New Roman"/>
        </w:rPr>
        <w:t>-</w:t>
      </w:r>
      <w:r w:rsidR="004A1E6B" w:rsidRPr="00CF022D">
        <w:rPr>
          <w:rFonts w:ascii="Times New Roman" w:hAnsi="Times New Roman" w:cs="Times New Roman"/>
        </w:rPr>
        <w:t>beam</w:t>
      </w:r>
      <w:r w:rsidR="00A8221C" w:rsidRPr="00CF022D">
        <w:rPr>
          <w:rFonts w:ascii="Times New Roman" w:hAnsi="Times New Roman" w:cs="Times New Roman"/>
        </w:rPr>
        <w:t xml:space="preserve"> blocked beam is that when the isocentre is placed at the posterior border</w:t>
      </w:r>
      <w:r w:rsidR="00090ADA" w:rsidRPr="00CF022D">
        <w:rPr>
          <w:rFonts w:ascii="Times New Roman" w:hAnsi="Times New Roman" w:cs="Times New Roman"/>
        </w:rPr>
        <w:t xml:space="preserve"> (</w:t>
      </w:r>
      <w:r w:rsidR="00017F76" w:rsidRPr="00CF022D">
        <w:rPr>
          <w:rFonts w:ascii="Times New Roman" w:hAnsi="Times New Roman" w:cs="Times New Roman"/>
        </w:rPr>
        <w:t>nasal base</w:t>
      </w:r>
      <w:r w:rsidR="00090ADA" w:rsidRPr="00CF022D">
        <w:rPr>
          <w:rFonts w:ascii="Times New Roman" w:hAnsi="Times New Roman" w:cs="Times New Roman"/>
        </w:rPr>
        <w:t>)</w:t>
      </w:r>
      <w:r w:rsidR="00A8221C" w:rsidRPr="00CF022D">
        <w:rPr>
          <w:rFonts w:ascii="Times New Roman" w:hAnsi="Times New Roman" w:cs="Times New Roman"/>
        </w:rPr>
        <w:t xml:space="preserve"> of the target</w:t>
      </w:r>
      <w:r w:rsidR="00F50969" w:rsidRPr="00CF022D">
        <w:rPr>
          <w:rFonts w:ascii="Times New Roman" w:hAnsi="Times New Roman" w:cs="Times New Roman"/>
        </w:rPr>
        <w:t>,</w:t>
      </w:r>
      <w:r w:rsidR="00A8221C" w:rsidRPr="00CF022D">
        <w:rPr>
          <w:rFonts w:ascii="Times New Roman" w:hAnsi="Times New Roman" w:cs="Times New Roman"/>
        </w:rPr>
        <w:t xml:space="preserve"> the shape of the beam profile matches the anatomy of </w:t>
      </w:r>
      <w:r w:rsidR="00932CB2" w:rsidRPr="00CF022D">
        <w:rPr>
          <w:rFonts w:ascii="Times New Roman" w:hAnsi="Times New Roman" w:cs="Times New Roman"/>
        </w:rPr>
        <w:t xml:space="preserve">the </w:t>
      </w:r>
      <w:r w:rsidR="00A8221C" w:rsidRPr="00CF022D">
        <w:rPr>
          <w:rFonts w:ascii="Times New Roman" w:hAnsi="Times New Roman" w:cs="Times New Roman"/>
        </w:rPr>
        <w:t>nose</w:t>
      </w:r>
      <w:r w:rsidR="00F50969" w:rsidRPr="00CF022D">
        <w:rPr>
          <w:rFonts w:ascii="Times New Roman" w:hAnsi="Times New Roman" w:cs="Times New Roman"/>
        </w:rPr>
        <w:t>,</w:t>
      </w:r>
      <w:r w:rsidR="00A8221C" w:rsidRPr="00E65C4F">
        <w:rPr>
          <w:rFonts w:cs="Arial"/>
          <w:spacing w:val="-6"/>
          <w:lang w:val="en"/>
        </w:rPr>
        <w:t xml:space="preserve"> </w:t>
      </w:r>
      <w:r w:rsidR="00A8221C" w:rsidRPr="00CF022D">
        <w:rPr>
          <w:rFonts w:ascii="Times New Roman" w:hAnsi="Times New Roman" w:cs="Times New Roman"/>
        </w:rPr>
        <w:t xml:space="preserve">which leads to </w:t>
      </w:r>
      <w:r w:rsidR="00F50969" w:rsidRPr="00CF022D">
        <w:rPr>
          <w:rFonts w:ascii="Times New Roman" w:hAnsi="Times New Roman" w:cs="Times New Roman"/>
        </w:rPr>
        <w:t xml:space="preserve">a </w:t>
      </w:r>
      <w:r w:rsidR="00090ADA" w:rsidRPr="00CF022D">
        <w:rPr>
          <w:rFonts w:ascii="Times New Roman" w:hAnsi="Times New Roman" w:cs="Times New Roman"/>
        </w:rPr>
        <w:t xml:space="preserve">symmetrically </w:t>
      </w:r>
      <w:r w:rsidR="00E24EDE" w:rsidRPr="00CF022D">
        <w:rPr>
          <w:rFonts w:ascii="Times New Roman" w:hAnsi="Times New Roman" w:cs="Times New Roman"/>
        </w:rPr>
        <w:t>uniform dose</w:t>
      </w:r>
      <w:r w:rsidR="002B714E" w:rsidRPr="00CF022D">
        <w:rPr>
          <w:rFonts w:ascii="Times New Roman" w:hAnsi="Times New Roman" w:cs="Times New Roman"/>
        </w:rPr>
        <w:t xml:space="preserve"> distribution</w:t>
      </w:r>
      <w:r w:rsidR="00A8221C" w:rsidRPr="00CF022D">
        <w:rPr>
          <w:rFonts w:ascii="Times New Roman" w:hAnsi="Times New Roman" w:cs="Times New Roman"/>
        </w:rPr>
        <w:t>. This also assist</w:t>
      </w:r>
      <w:r w:rsidR="002B714E" w:rsidRPr="00CF022D">
        <w:rPr>
          <w:rFonts w:ascii="Times New Roman" w:hAnsi="Times New Roman" w:cs="Times New Roman"/>
        </w:rPr>
        <w:t>s</w:t>
      </w:r>
      <w:r w:rsidR="00A8221C" w:rsidRPr="00CF022D">
        <w:rPr>
          <w:rFonts w:ascii="Times New Roman" w:hAnsi="Times New Roman" w:cs="Times New Roman"/>
        </w:rPr>
        <w:t xml:space="preserve"> in </w:t>
      </w:r>
      <w:r w:rsidR="00016CD1" w:rsidRPr="00CF022D">
        <w:rPr>
          <w:rFonts w:ascii="Times New Roman" w:hAnsi="Times New Roman" w:cs="Times New Roman"/>
        </w:rPr>
        <w:t>preventing beam</w:t>
      </w:r>
      <w:r w:rsidR="00A8221C" w:rsidRPr="00CF022D">
        <w:rPr>
          <w:rFonts w:ascii="Times New Roman" w:hAnsi="Times New Roman" w:cs="Times New Roman"/>
        </w:rPr>
        <w:t xml:space="preserve"> divergence posteriorly thus reducing dose to the organs at risk (OAR).</w:t>
      </w:r>
      <w:r w:rsidR="004A1E6B" w:rsidRPr="00CF022D">
        <w:rPr>
          <w:rFonts w:ascii="Times New Roman" w:hAnsi="Times New Roman" w:cs="Times New Roman"/>
        </w:rPr>
        <w:t xml:space="preserve"> </w:t>
      </w:r>
      <w:r w:rsidR="00A712C8" w:rsidRPr="00CF022D">
        <w:rPr>
          <w:rFonts w:ascii="Times New Roman" w:hAnsi="Times New Roman" w:cs="Times New Roman"/>
        </w:rPr>
        <w:t>T</w:t>
      </w:r>
      <w:r w:rsidR="00763607" w:rsidRPr="00CF022D">
        <w:rPr>
          <w:rFonts w:ascii="Times New Roman" w:hAnsi="Times New Roman" w:cs="Times New Roman"/>
        </w:rPr>
        <w:t>he wax block was replaced with 1</w:t>
      </w:r>
      <w:r w:rsidR="00776701" w:rsidRPr="00CF022D">
        <w:rPr>
          <w:rFonts w:ascii="Times New Roman" w:hAnsi="Times New Roman" w:cs="Times New Roman"/>
        </w:rPr>
        <w:t xml:space="preserve"> cm</w:t>
      </w:r>
      <w:r w:rsidR="00763607" w:rsidRPr="00CF022D">
        <w:rPr>
          <w:rFonts w:ascii="Times New Roman" w:hAnsi="Times New Roman" w:cs="Times New Roman"/>
        </w:rPr>
        <w:t xml:space="preserve"> thick</w:t>
      </w:r>
      <w:r w:rsidR="000C3BBB" w:rsidRPr="00CF022D">
        <w:rPr>
          <w:rFonts w:ascii="Times New Roman" w:hAnsi="Times New Roman" w:cs="Times New Roman"/>
        </w:rPr>
        <w:t xml:space="preserve"> thermoplastic</w:t>
      </w:r>
      <w:r w:rsidR="00763607" w:rsidRPr="00CF022D">
        <w:rPr>
          <w:rFonts w:ascii="Times New Roman" w:hAnsi="Times New Roman" w:cs="Times New Roman"/>
        </w:rPr>
        <w:t xml:space="preserve"> bolus to provide build up</w:t>
      </w:r>
      <w:r w:rsidR="000C3BBB" w:rsidRPr="00CF022D">
        <w:rPr>
          <w:rFonts w:ascii="Times New Roman" w:hAnsi="Times New Roman" w:cs="Times New Roman"/>
        </w:rPr>
        <w:t>,</w:t>
      </w:r>
      <w:r w:rsidR="00763607" w:rsidRPr="00CF022D">
        <w:rPr>
          <w:rFonts w:ascii="Times New Roman" w:hAnsi="Times New Roman" w:cs="Times New Roman"/>
        </w:rPr>
        <w:t xml:space="preserve"> thereby ensuring sufficient skin dose</w:t>
      </w:r>
      <w:r w:rsidR="00623DD8" w:rsidRPr="00CF022D">
        <w:rPr>
          <w:rFonts w:ascii="Times New Roman" w:hAnsi="Times New Roman" w:cs="Times New Roman"/>
        </w:rPr>
        <w:t xml:space="preserve"> (Fig</w:t>
      </w:r>
      <w:r w:rsidR="00763607" w:rsidRPr="00CF022D">
        <w:rPr>
          <w:rFonts w:ascii="Times New Roman" w:hAnsi="Times New Roman" w:cs="Times New Roman"/>
        </w:rPr>
        <w:t>.</w:t>
      </w:r>
      <w:r w:rsidR="00E24EDE" w:rsidRPr="00CF022D">
        <w:rPr>
          <w:rFonts w:ascii="Times New Roman" w:hAnsi="Times New Roman" w:cs="Times New Roman"/>
        </w:rPr>
        <w:t>4)</w:t>
      </w:r>
      <w:r w:rsidR="00623DD8" w:rsidRPr="00CF022D">
        <w:rPr>
          <w:rFonts w:ascii="Times New Roman" w:hAnsi="Times New Roman" w:cs="Times New Roman"/>
        </w:rPr>
        <w:t xml:space="preserve">. </w:t>
      </w:r>
    </w:p>
    <w:p w14:paraId="7831676E" w14:textId="60AB7CB8" w:rsidR="00237115" w:rsidRPr="00E65C4F" w:rsidRDefault="00237115" w:rsidP="00DA2085">
      <w:pPr>
        <w:rPr>
          <w:rFonts w:cs="Arial"/>
          <w:spacing w:val="-6"/>
          <w:lang w:val="en"/>
        </w:rPr>
      </w:pPr>
    </w:p>
    <w:p w14:paraId="1A59E5F8" w14:textId="62BF1CB5" w:rsidR="004A1E6B" w:rsidRPr="004B01F8" w:rsidRDefault="00995D42" w:rsidP="004A1E6B">
      <w:pPr>
        <w:rPr>
          <w:rFonts w:ascii="Times New Roman" w:hAnsi="Times New Roman" w:cs="Times New Roman"/>
          <w:b/>
          <w:sz w:val="20"/>
          <w:szCs w:val="20"/>
        </w:rPr>
      </w:pPr>
      <w:r w:rsidRPr="004B01F8">
        <w:rPr>
          <w:rFonts w:ascii="Times New Roman" w:hAnsi="Times New Roman" w:cs="Times New Roman"/>
          <w:b/>
          <w:sz w:val="20"/>
          <w:szCs w:val="20"/>
        </w:rPr>
        <w:t>Fig.4</w:t>
      </w:r>
      <w:r w:rsidR="00931AF9" w:rsidRPr="004B01F8">
        <w:rPr>
          <w:rFonts w:ascii="Times New Roman" w:hAnsi="Times New Roman" w:cs="Times New Roman"/>
          <w:b/>
          <w:sz w:val="20"/>
          <w:szCs w:val="20"/>
        </w:rPr>
        <w:t xml:space="preserve"> 6</w:t>
      </w:r>
      <w:r w:rsidR="00FA18F2" w:rsidRPr="004B01F8">
        <w:rPr>
          <w:rFonts w:ascii="Times New Roman" w:hAnsi="Times New Roman" w:cs="Times New Roman"/>
          <w:b/>
          <w:sz w:val="20"/>
          <w:szCs w:val="20"/>
        </w:rPr>
        <w:t xml:space="preserve"> </w:t>
      </w:r>
      <w:r w:rsidR="00353715" w:rsidRPr="004B01F8">
        <w:rPr>
          <w:rFonts w:ascii="Times New Roman" w:hAnsi="Times New Roman" w:cs="Times New Roman"/>
          <w:b/>
          <w:sz w:val="20"/>
          <w:szCs w:val="20"/>
        </w:rPr>
        <w:t>MV FFF</w:t>
      </w:r>
      <w:r w:rsidR="00931AF9" w:rsidRPr="004B01F8">
        <w:rPr>
          <w:rFonts w:ascii="Times New Roman" w:hAnsi="Times New Roman" w:cs="Times New Roman"/>
          <w:b/>
          <w:sz w:val="20"/>
          <w:szCs w:val="20"/>
        </w:rPr>
        <w:t xml:space="preserve"> </w:t>
      </w:r>
      <w:r w:rsidR="00512FE9" w:rsidRPr="004B01F8">
        <w:rPr>
          <w:rFonts w:ascii="Times New Roman" w:hAnsi="Times New Roman" w:cs="Times New Roman"/>
          <w:b/>
          <w:sz w:val="20"/>
          <w:szCs w:val="20"/>
        </w:rPr>
        <w:t>1 cm</w:t>
      </w:r>
      <w:r w:rsidR="00931AF9" w:rsidRPr="004B01F8">
        <w:rPr>
          <w:rFonts w:ascii="Times New Roman" w:hAnsi="Times New Roman" w:cs="Times New Roman"/>
          <w:b/>
          <w:sz w:val="20"/>
          <w:szCs w:val="20"/>
        </w:rPr>
        <w:t xml:space="preserve"> </w:t>
      </w:r>
      <w:r w:rsidR="00CD2DBB" w:rsidRPr="004B01F8">
        <w:rPr>
          <w:rFonts w:ascii="Times New Roman" w:hAnsi="Times New Roman" w:cs="Times New Roman"/>
          <w:b/>
          <w:sz w:val="20"/>
          <w:szCs w:val="20"/>
        </w:rPr>
        <w:t xml:space="preserve">thermoplastic </w:t>
      </w:r>
      <w:r w:rsidR="00931AF9" w:rsidRPr="004B01F8">
        <w:rPr>
          <w:rFonts w:ascii="Times New Roman" w:hAnsi="Times New Roman" w:cs="Times New Roman"/>
          <w:b/>
          <w:sz w:val="20"/>
          <w:szCs w:val="20"/>
        </w:rPr>
        <w:t>bolus method</w:t>
      </w:r>
      <w:r w:rsidR="00727C08" w:rsidRPr="004B01F8">
        <w:rPr>
          <w:rFonts w:ascii="Times New Roman" w:hAnsi="Times New Roman" w:cs="Times New Roman"/>
          <w:b/>
          <w:sz w:val="20"/>
          <w:szCs w:val="20"/>
        </w:rPr>
        <w:t>.</w:t>
      </w:r>
    </w:p>
    <w:p w14:paraId="05D80A14" w14:textId="18C2FC77" w:rsidR="00AD3D51" w:rsidRPr="00CF022D" w:rsidRDefault="000021B1" w:rsidP="004A1E6B">
      <w:pPr>
        <w:jc w:val="both"/>
        <w:rPr>
          <w:rFonts w:ascii="Times New Roman" w:hAnsi="Times New Roman" w:cs="Times New Roman"/>
        </w:rPr>
      </w:pPr>
      <w:r w:rsidRPr="00CF022D">
        <w:rPr>
          <w:rFonts w:ascii="Times New Roman" w:hAnsi="Times New Roman" w:cs="Times New Roman"/>
        </w:rPr>
        <w:t xml:space="preserve">In order to compare the quality of the two </w:t>
      </w:r>
      <w:r w:rsidR="00E86432" w:rsidRPr="00CF022D">
        <w:rPr>
          <w:rFonts w:ascii="Times New Roman" w:hAnsi="Times New Roman" w:cs="Times New Roman"/>
        </w:rPr>
        <w:t>treatment techniques</w:t>
      </w:r>
      <w:r w:rsidRPr="00CF022D">
        <w:rPr>
          <w:rFonts w:ascii="Times New Roman" w:hAnsi="Times New Roman" w:cs="Times New Roman"/>
        </w:rPr>
        <w:t xml:space="preserve">, 10 </w:t>
      </w:r>
      <w:r w:rsidR="00E404EF" w:rsidRPr="00CF022D">
        <w:rPr>
          <w:rFonts w:ascii="Times New Roman" w:hAnsi="Times New Roman" w:cs="Times New Roman"/>
        </w:rPr>
        <w:t xml:space="preserve">patient plans using each method </w:t>
      </w:r>
      <w:r w:rsidR="00266D6D" w:rsidRPr="00CF022D">
        <w:rPr>
          <w:rFonts w:ascii="Times New Roman" w:hAnsi="Times New Roman" w:cs="Times New Roman"/>
        </w:rPr>
        <w:t xml:space="preserve">were </w:t>
      </w:r>
      <w:r w:rsidR="00E404EF" w:rsidRPr="00CF022D">
        <w:rPr>
          <w:rFonts w:ascii="Times New Roman" w:hAnsi="Times New Roman" w:cs="Times New Roman"/>
        </w:rPr>
        <w:t>analy</w:t>
      </w:r>
      <w:r w:rsidR="005F7E38" w:rsidRPr="00CF022D">
        <w:rPr>
          <w:rFonts w:ascii="Times New Roman" w:hAnsi="Times New Roman" w:cs="Times New Roman"/>
        </w:rPr>
        <w:t>s</w:t>
      </w:r>
      <w:r w:rsidR="00E404EF" w:rsidRPr="00CF022D">
        <w:rPr>
          <w:rFonts w:ascii="Times New Roman" w:hAnsi="Times New Roman" w:cs="Times New Roman"/>
        </w:rPr>
        <w:t xml:space="preserve">ed for various dosimetric end points. They include </w:t>
      </w:r>
      <w:r w:rsidR="00EB483D" w:rsidRPr="00CF022D">
        <w:rPr>
          <w:rFonts w:ascii="Times New Roman" w:hAnsi="Times New Roman" w:cs="Times New Roman"/>
        </w:rPr>
        <w:t>monitor units (</w:t>
      </w:r>
      <w:r w:rsidR="00E404EF" w:rsidRPr="00CF022D">
        <w:rPr>
          <w:rFonts w:ascii="Times New Roman" w:hAnsi="Times New Roman" w:cs="Times New Roman"/>
        </w:rPr>
        <w:t>MU</w:t>
      </w:r>
      <w:r w:rsidR="00EB483D" w:rsidRPr="00CF022D">
        <w:rPr>
          <w:rFonts w:ascii="Times New Roman" w:hAnsi="Times New Roman" w:cs="Times New Roman"/>
        </w:rPr>
        <w:t>)</w:t>
      </w:r>
      <w:r w:rsidR="00E404EF" w:rsidRPr="00CF022D">
        <w:rPr>
          <w:rFonts w:ascii="Times New Roman" w:hAnsi="Times New Roman" w:cs="Times New Roman"/>
        </w:rPr>
        <w:t xml:space="preserve">, maximum point dose (Dmax), volume of </w:t>
      </w:r>
      <w:r w:rsidR="00EB483D" w:rsidRPr="00CF022D">
        <w:rPr>
          <w:rFonts w:ascii="Times New Roman" w:hAnsi="Times New Roman" w:cs="Times New Roman"/>
        </w:rPr>
        <w:t xml:space="preserve">tissue receiving 105% of the </w:t>
      </w:r>
      <w:r w:rsidR="0098491F" w:rsidRPr="00CF022D">
        <w:rPr>
          <w:rFonts w:ascii="Times New Roman" w:hAnsi="Times New Roman" w:cs="Times New Roman"/>
        </w:rPr>
        <w:t>prescription dose (V105) and the</w:t>
      </w:r>
      <w:r w:rsidR="00EB483D" w:rsidRPr="00CF022D">
        <w:rPr>
          <w:rFonts w:ascii="Times New Roman" w:hAnsi="Times New Roman" w:cs="Times New Roman"/>
        </w:rPr>
        <w:t xml:space="preserve"> percentage difference in MU between Monaco and Rad</w:t>
      </w:r>
      <w:r w:rsidR="00057C54" w:rsidRPr="00CF022D">
        <w:rPr>
          <w:rFonts w:ascii="Times New Roman" w:hAnsi="Times New Roman" w:cs="Times New Roman"/>
        </w:rPr>
        <w:t>C</w:t>
      </w:r>
      <w:r w:rsidR="00EB483D" w:rsidRPr="00CF022D">
        <w:rPr>
          <w:rFonts w:ascii="Times New Roman" w:hAnsi="Times New Roman" w:cs="Times New Roman"/>
        </w:rPr>
        <w:t>alc (MUdiff)</w:t>
      </w:r>
      <w:r w:rsidR="00430E73" w:rsidRPr="00CF022D">
        <w:rPr>
          <w:rFonts w:ascii="Times New Roman" w:hAnsi="Times New Roman" w:cs="Times New Roman"/>
        </w:rPr>
        <w:t xml:space="preserve">. </w:t>
      </w:r>
      <w:r w:rsidR="0027668B" w:rsidRPr="00CF022D">
        <w:rPr>
          <w:rFonts w:ascii="Times New Roman" w:hAnsi="Times New Roman" w:cs="Times New Roman"/>
        </w:rPr>
        <w:t>Student’s paired t-test is used to compare these parameters from the two sets of plans with a p value &lt;</w:t>
      </w:r>
      <w:r w:rsidR="00776701" w:rsidRPr="00CF022D">
        <w:rPr>
          <w:rFonts w:ascii="Times New Roman" w:hAnsi="Times New Roman" w:cs="Times New Roman"/>
        </w:rPr>
        <w:t xml:space="preserve"> </w:t>
      </w:r>
      <w:r w:rsidR="0027668B" w:rsidRPr="00CF022D">
        <w:rPr>
          <w:rFonts w:ascii="Times New Roman" w:hAnsi="Times New Roman" w:cs="Times New Roman"/>
        </w:rPr>
        <w:t xml:space="preserve">0.01 considered statistically significant. </w:t>
      </w:r>
      <w:r w:rsidR="004B27EF" w:rsidRPr="00CF022D">
        <w:rPr>
          <w:rFonts w:ascii="Times New Roman" w:hAnsi="Times New Roman" w:cs="Times New Roman"/>
        </w:rPr>
        <w:t>Along with the dosimetric outcomes, the easiness of handling the treatment accessories by the radiation therapist</w:t>
      </w:r>
      <w:r w:rsidR="00E65B45" w:rsidRPr="00CF022D">
        <w:rPr>
          <w:rFonts w:ascii="Times New Roman" w:hAnsi="Times New Roman" w:cs="Times New Roman"/>
        </w:rPr>
        <w:t>s</w:t>
      </w:r>
      <w:r w:rsidR="004B27EF" w:rsidRPr="00CF022D">
        <w:rPr>
          <w:rFonts w:ascii="Times New Roman" w:hAnsi="Times New Roman" w:cs="Times New Roman"/>
        </w:rPr>
        <w:t xml:space="preserve"> and the patient comfort are evaluated qualitatively for the two methods. </w:t>
      </w:r>
    </w:p>
    <w:p w14:paraId="4C075078" w14:textId="4137B235" w:rsidR="0098491F" w:rsidRPr="00E65C4F" w:rsidRDefault="0098491F" w:rsidP="004A1E6B">
      <w:pPr>
        <w:jc w:val="both"/>
        <w:rPr>
          <w:rFonts w:cs="Arial"/>
          <w:spacing w:val="-6"/>
          <w:lang w:val="en"/>
        </w:rPr>
      </w:pPr>
      <w:r w:rsidRPr="00467C3C">
        <w:rPr>
          <w:rFonts w:ascii="Times New Roman" w:hAnsi="Times New Roman" w:cs="Times New Roman"/>
          <w:b/>
        </w:rPr>
        <w:t>Results</w:t>
      </w:r>
      <w:r w:rsidR="00600193" w:rsidRPr="00467C3C">
        <w:rPr>
          <w:rFonts w:ascii="Times New Roman" w:hAnsi="Times New Roman" w:cs="Times New Roman"/>
          <w:b/>
        </w:rPr>
        <w:t xml:space="preserve"> </w:t>
      </w:r>
    </w:p>
    <w:p w14:paraId="4FA6F611" w14:textId="47447A23" w:rsidR="0098491F" w:rsidRPr="00CF022D" w:rsidRDefault="00D34938" w:rsidP="004A1E6B">
      <w:pPr>
        <w:jc w:val="both"/>
        <w:rPr>
          <w:rFonts w:ascii="Times New Roman" w:hAnsi="Times New Roman" w:cs="Times New Roman"/>
        </w:rPr>
      </w:pPr>
      <w:r w:rsidRPr="00CF022D">
        <w:rPr>
          <w:rFonts w:ascii="Times New Roman" w:hAnsi="Times New Roman" w:cs="Times New Roman"/>
        </w:rPr>
        <w:t xml:space="preserve">In consultation with a radiation oncologist, </w:t>
      </w:r>
      <w:r w:rsidR="00D96BCB" w:rsidRPr="00CF022D">
        <w:rPr>
          <w:rFonts w:ascii="Times New Roman" w:hAnsi="Times New Roman" w:cs="Times New Roman"/>
        </w:rPr>
        <w:t xml:space="preserve">both techniques employed </w:t>
      </w:r>
      <w:r w:rsidR="001169E5" w:rsidRPr="00CF022D">
        <w:rPr>
          <w:rFonts w:ascii="Times New Roman" w:hAnsi="Times New Roman" w:cs="Times New Roman"/>
        </w:rPr>
        <w:t>correct planning methods including the position of the isocentre and prescription point resulted in the generation of treatment plans with clinically acceptable dose distributions. The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001169E5" w:rsidRPr="00CF022D">
        <w:rPr>
          <w:rFonts w:ascii="Times New Roman" w:hAnsi="Times New Roman" w:cs="Times New Roman"/>
        </w:rPr>
        <w:t xml:space="preserve"> plans had an average MU of 219.82 (range 15.51</w:t>
      </w:r>
      <w:r w:rsidR="007E1716" w:rsidRPr="00CF022D">
        <w:rPr>
          <w:rFonts w:ascii="Times New Roman" w:hAnsi="Times New Roman" w:cs="Times New Roman"/>
        </w:rPr>
        <w:t xml:space="preserve"> </w:t>
      </w:r>
      <w:r w:rsidR="001169E5" w:rsidRPr="00CF022D">
        <w:rPr>
          <w:rFonts w:ascii="Times New Roman" w:hAnsi="Times New Roman" w:cs="Times New Roman"/>
        </w:rPr>
        <w:t>MU) compared to the 219.07</w:t>
      </w:r>
      <w:r w:rsidR="000F717F" w:rsidRPr="00CF022D">
        <w:rPr>
          <w:rFonts w:ascii="Times New Roman" w:hAnsi="Times New Roman" w:cs="Times New Roman"/>
        </w:rPr>
        <w:t xml:space="preserve"> </w:t>
      </w:r>
      <w:r w:rsidR="006258BA" w:rsidRPr="00CF022D">
        <w:rPr>
          <w:rFonts w:ascii="Times New Roman" w:hAnsi="Times New Roman" w:cs="Times New Roman"/>
        </w:rPr>
        <w:t>(range 11.35</w:t>
      </w:r>
      <w:r w:rsidR="007E1716" w:rsidRPr="00CF022D">
        <w:rPr>
          <w:rFonts w:ascii="Times New Roman" w:hAnsi="Times New Roman" w:cs="Times New Roman"/>
        </w:rPr>
        <w:t xml:space="preserve"> </w:t>
      </w:r>
      <w:r w:rsidR="000F717F" w:rsidRPr="00CF022D">
        <w:rPr>
          <w:rFonts w:ascii="Times New Roman" w:hAnsi="Times New Roman" w:cs="Times New Roman"/>
        </w:rPr>
        <w:t>MU</w:t>
      </w:r>
      <w:r w:rsidR="006258BA" w:rsidRPr="00CF022D">
        <w:rPr>
          <w:rFonts w:ascii="Times New Roman" w:hAnsi="Times New Roman" w:cs="Times New Roman"/>
        </w:rPr>
        <w:t>) for the 6</w:t>
      </w:r>
      <w:r w:rsidR="00FA18F2" w:rsidRPr="00CF022D">
        <w:rPr>
          <w:rFonts w:ascii="Times New Roman" w:hAnsi="Times New Roman" w:cs="Times New Roman"/>
        </w:rPr>
        <w:t xml:space="preserve"> MV</w:t>
      </w:r>
      <w:r w:rsidR="006258BA" w:rsidRPr="00CF022D">
        <w:rPr>
          <w:rFonts w:ascii="Times New Roman" w:hAnsi="Times New Roman" w:cs="Times New Roman"/>
        </w:rPr>
        <w:t xml:space="preserve"> plans</w:t>
      </w:r>
      <w:r w:rsidR="007E1716" w:rsidRPr="00CF022D">
        <w:rPr>
          <w:rFonts w:ascii="Times New Roman" w:hAnsi="Times New Roman" w:cs="Times New Roman"/>
        </w:rPr>
        <w:t xml:space="preserve"> </w:t>
      </w:r>
      <w:r w:rsidR="006258BA" w:rsidRPr="00CF022D">
        <w:rPr>
          <w:rFonts w:ascii="Times New Roman" w:hAnsi="Times New Roman" w:cs="Times New Roman"/>
        </w:rPr>
        <w:t>showing no statistically significant difference between the two techniques</w:t>
      </w:r>
      <w:r w:rsidR="007E1716" w:rsidRPr="00CF022D">
        <w:rPr>
          <w:rFonts w:ascii="Times New Roman" w:hAnsi="Times New Roman" w:cs="Times New Roman"/>
        </w:rPr>
        <w:t xml:space="preserve"> (p &gt; 0.01)</w:t>
      </w:r>
      <w:r w:rsidR="00D822D6" w:rsidRPr="00CF022D">
        <w:rPr>
          <w:rFonts w:ascii="Times New Roman" w:hAnsi="Times New Roman" w:cs="Times New Roman"/>
        </w:rPr>
        <w:t>,</w:t>
      </w:r>
      <w:r w:rsidR="006258BA" w:rsidRPr="00CF022D">
        <w:rPr>
          <w:rFonts w:ascii="Times New Roman" w:hAnsi="Times New Roman" w:cs="Times New Roman"/>
        </w:rPr>
        <w:t xml:space="preserve"> in terms of the MU used to deliver the same dose. This is because the two beams used are </w:t>
      </w:r>
      <w:r w:rsidR="00787583" w:rsidRPr="00CF022D">
        <w:rPr>
          <w:rFonts w:ascii="Times New Roman" w:hAnsi="Times New Roman" w:cs="Times New Roman"/>
        </w:rPr>
        <w:t xml:space="preserve">similar </w:t>
      </w:r>
      <w:r w:rsidR="006258BA" w:rsidRPr="00CF022D">
        <w:rPr>
          <w:rFonts w:ascii="Times New Roman" w:hAnsi="Times New Roman" w:cs="Times New Roman"/>
        </w:rPr>
        <w:t xml:space="preserve">for their output and energy </w:t>
      </w:r>
      <w:r w:rsidR="002C032A" w:rsidRPr="00CF022D">
        <w:rPr>
          <w:rFonts w:ascii="Times New Roman" w:hAnsi="Times New Roman" w:cs="Times New Roman"/>
        </w:rPr>
        <w:t>under</w:t>
      </w:r>
      <w:r w:rsidR="006258BA" w:rsidRPr="00CF022D">
        <w:rPr>
          <w:rFonts w:ascii="Times New Roman" w:hAnsi="Times New Roman" w:cs="Times New Roman"/>
        </w:rPr>
        <w:t xml:space="preserve"> reference conditions. </w:t>
      </w:r>
      <w:r w:rsidR="00590AC9" w:rsidRPr="00CF022D">
        <w:rPr>
          <w:rFonts w:ascii="Times New Roman" w:hAnsi="Times New Roman" w:cs="Times New Roman"/>
        </w:rPr>
        <w:t>The maximum point dose (</w:t>
      </w:r>
      <w:r w:rsidR="00E86432" w:rsidRPr="00CF022D">
        <w:rPr>
          <w:rFonts w:ascii="Times New Roman" w:hAnsi="Times New Roman" w:cs="Times New Roman"/>
        </w:rPr>
        <w:t>Dmax) was</w:t>
      </w:r>
      <w:r w:rsidR="00590AC9" w:rsidRPr="00CF022D">
        <w:rPr>
          <w:rFonts w:ascii="Times New Roman" w:hAnsi="Times New Roman" w:cs="Times New Roman"/>
        </w:rPr>
        <w:t xml:space="preserve"> assessed for the two </w:t>
      </w:r>
      <w:r w:rsidR="00043D36" w:rsidRPr="00CF022D">
        <w:rPr>
          <w:rFonts w:ascii="Times New Roman" w:hAnsi="Times New Roman" w:cs="Times New Roman"/>
        </w:rPr>
        <w:t xml:space="preserve">treatment methods </w:t>
      </w:r>
      <w:r w:rsidR="00590AC9" w:rsidRPr="00CF022D">
        <w:rPr>
          <w:rFonts w:ascii="Times New Roman" w:hAnsi="Times New Roman" w:cs="Times New Roman"/>
        </w:rPr>
        <w:t>with an average Dmax of 5294.5</w:t>
      </w:r>
      <w:r w:rsidR="00427543" w:rsidRPr="00CF022D">
        <w:rPr>
          <w:rFonts w:ascii="Times New Roman" w:hAnsi="Times New Roman" w:cs="Times New Roman"/>
        </w:rPr>
        <w:t xml:space="preserve"> cGy</w:t>
      </w:r>
      <w:r w:rsidR="00590AC9" w:rsidRPr="00CF022D">
        <w:rPr>
          <w:rFonts w:ascii="Times New Roman" w:hAnsi="Times New Roman" w:cs="Times New Roman"/>
        </w:rPr>
        <w:t xml:space="preserve"> (range 297.7</w:t>
      </w:r>
      <w:r w:rsidR="00427543" w:rsidRPr="00CF022D">
        <w:rPr>
          <w:rFonts w:ascii="Times New Roman" w:hAnsi="Times New Roman" w:cs="Times New Roman"/>
        </w:rPr>
        <w:t xml:space="preserve"> cGy</w:t>
      </w:r>
      <w:r w:rsidR="00590AC9" w:rsidRPr="00CF022D">
        <w:rPr>
          <w:rFonts w:ascii="Times New Roman" w:hAnsi="Times New Roman" w:cs="Times New Roman"/>
        </w:rPr>
        <w:t>) for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00F126C0" w:rsidRPr="00CF022D">
        <w:rPr>
          <w:rFonts w:ascii="Times New Roman" w:hAnsi="Times New Roman" w:cs="Times New Roman"/>
        </w:rPr>
        <w:t xml:space="preserve"> compared</w:t>
      </w:r>
      <w:r w:rsidR="00590AC9" w:rsidRPr="00CF022D">
        <w:rPr>
          <w:rFonts w:ascii="Times New Roman" w:hAnsi="Times New Roman" w:cs="Times New Roman"/>
        </w:rPr>
        <w:t xml:space="preserve"> to 5310.3</w:t>
      </w:r>
      <w:r w:rsidR="00427543" w:rsidRPr="00CF022D">
        <w:rPr>
          <w:rFonts w:ascii="Times New Roman" w:hAnsi="Times New Roman" w:cs="Times New Roman"/>
        </w:rPr>
        <w:t xml:space="preserve"> cGy</w:t>
      </w:r>
      <w:r w:rsidR="00590AC9" w:rsidRPr="00CF022D">
        <w:rPr>
          <w:rFonts w:ascii="Times New Roman" w:hAnsi="Times New Roman" w:cs="Times New Roman"/>
        </w:rPr>
        <w:t xml:space="preserve"> (range 179.0</w:t>
      </w:r>
      <w:r w:rsidR="00427543" w:rsidRPr="00CF022D">
        <w:rPr>
          <w:rFonts w:ascii="Times New Roman" w:hAnsi="Times New Roman" w:cs="Times New Roman"/>
        </w:rPr>
        <w:t xml:space="preserve"> cGy</w:t>
      </w:r>
      <w:r w:rsidR="00590AC9" w:rsidRPr="00CF022D">
        <w:rPr>
          <w:rFonts w:ascii="Times New Roman" w:hAnsi="Times New Roman" w:cs="Times New Roman"/>
        </w:rPr>
        <w:t xml:space="preserve">) </w:t>
      </w:r>
      <w:r w:rsidR="004E4410" w:rsidRPr="00CF022D">
        <w:rPr>
          <w:rFonts w:ascii="Times New Roman" w:hAnsi="Times New Roman" w:cs="Times New Roman"/>
        </w:rPr>
        <w:t>for 6</w:t>
      </w:r>
      <w:r w:rsidR="00FA18F2" w:rsidRPr="00CF022D">
        <w:rPr>
          <w:rFonts w:ascii="Times New Roman" w:hAnsi="Times New Roman" w:cs="Times New Roman"/>
        </w:rPr>
        <w:t xml:space="preserve"> MV</w:t>
      </w:r>
      <w:r w:rsidR="003A4341" w:rsidRPr="00CF022D">
        <w:rPr>
          <w:rFonts w:ascii="Times New Roman" w:hAnsi="Times New Roman" w:cs="Times New Roman"/>
        </w:rPr>
        <w:t xml:space="preserve"> flat</w:t>
      </w:r>
      <w:r w:rsidR="007E1716" w:rsidRPr="00CF022D">
        <w:rPr>
          <w:rFonts w:ascii="Times New Roman" w:hAnsi="Times New Roman" w:cs="Times New Roman"/>
        </w:rPr>
        <w:t xml:space="preserve"> also</w:t>
      </w:r>
      <w:r w:rsidR="00590AC9" w:rsidRPr="00CF022D">
        <w:rPr>
          <w:rFonts w:ascii="Times New Roman" w:hAnsi="Times New Roman" w:cs="Times New Roman"/>
        </w:rPr>
        <w:t xml:space="preserve"> showing no statistically significant difference between the two techniques</w:t>
      </w:r>
      <w:r w:rsidR="007E1716" w:rsidRPr="00CF022D">
        <w:rPr>
          <w:rFonts w:ascii="Times New Roman" w:hAnsi="Times New Roman" w:cs="Times New Roman"/>
        </w:rPr>
        <w:t xml:space="preserve"> (p &gt; 0.01)</w:t>
      </w:r>
      <w:r w:rsidR="00D822D6" w:rsidRPr="00CF022D">
        <w:rPr>
          <w:rFonts w:ascii="Times New Roman" w:hAnsi="Times New Roman" w:cs="Times New Roman"/>
        </w:rPr>
        <w:t>,</w:t>
      </w:r>
      <w:r w:rsidR="004E6120" w:rsidRPr="00CF022D">
        <w:rPr>
          <w:rFonts w:ascii="Times New Roman" w:hAnsi="Times New Roman" w:cs="Times New Roman"/>
        </w:rPr>
        <w:t xml:space="preserve"> in terms of Dmax</w:t>
      </w:r>
      <w:r w:rsidR="00590AC9" w:rsidRPr="00CF022D">
        <w:rPr>
          <w:rFonts w:ascii="Times New Roman" w:hAnsi="Times New Roman" w:cs="Times New Roman"/>
        </w:rPr>
        <w:t>. The average V105(cc) for the set of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00590AC9" w:rsidRPr="00CF022D">
        <w:rPr>
          <w:rFonts w:ascii="Times New Roman" w:hAnsi="Times New Roman" w:cs="Times New Roman"/>
        </w:rPr>
        <w:t xml:space="preserve"> plans </w:t>
      </w:r>
      <w:r w:rsidR="00273AEC" w:rsidRPr="00CF022D">
        <w:rPr>
          <w:rFonts w:ascii="Times New Roman" w:hAnsi="Times New Roman" w:cs="Times New Roman"/>
        </w:rPr>
        <w:t xml:space="preserve">was </w:t>
      </w:r>
      <w:r w:rsidR="00590AC9" w:rsidRPr="00CF022D">
        <w:rPr>
          <w:rFonts w:ascii="Times New Roman" w:hAnsi="Times New Roman" w:cs="Times New Roman"/>
        </w:rPr>
        <w:t>0.45</w:t>
      </w:r>
      <w:r w:rsidR="007E1716" w:rsidRPr="00CF022D">
        <w:rPr>
          <w:rFonts w:ascii="Times New Roman" w:hAnsi="Times New Roman" w:cs="Times New Roman"/>
        </w:rPr>
        <w:t xml:space="preserve"> </w:t>
      </w:r>
      <w:r w:rsidR="00590AC9" w:rsidRPr="00CF022D">
        <w:rPr>
          <w:rFonts w:ascii="Times New Roman" w:hAnsi="Times New Roman" w:cs="Times New Roman"/>
        </w:rPr>
        <w:t xml:space="preserve">cc showing a </w:t>
      </w:r>
      <w:r w:rsidR="00273AEC" w:rsidRPr="00CF022D">
        <w:rPr>
          <w:rFonts w:ascii="Times New Roman" w:hAnsi="Times New Roman" w:cs="Times New Roman"/>
        </w:rPr>
        <w:t xml:space="preserve">highly </w:t>
      </w:r>
      <w:r w:rsidR="00590AC9" w:rsidRPr="00CF022D">
        <w:rPr>
          <w:rFonts w:ascii="Times New Roman" w:hAnsi="Times New Roman" w:cs="Times New Roman"/>
        </w:rPr>
        <w:t>uniform dose distribution within the target area. For the 6</w:t>
      </w:r>
      <w:r w:rsidR="00FA18F2" w:rsidRPr="00CF022D">
        <w:rPr>
          <w:rFonts w:ascii="Times New Roman" w:hAnsi="Times New Roman" w:cs="Times New Roman"/>
        </w:rPr>
        <w:t xml:space="preserve"> MV</w:t>
      </w:r>
      <w:r w:rsidR="00590AC9" w:rsidRPr="00CF022D">
        <w:rPr>
          <w:rFonts w:ascii="Times New Roman" w:hAnsi="Times New Roman" w:cs="Times New Roman"/>
        </w:rPr>
        <w:t xml:space="preserve"> set of plans, this is 1.3</w:t>
      </w:r>
      <w:r w:rsidR="007E1716" w:rsidRPr="00CF022D">
        <w:rPr>
          <w:rFonts w:ascii="Times New Roman" w:hAnsi="Times New Roman" w:cs="Times New Roman"/>
        </w:rPr>
        <w:t xml:space="preserve"> </w:t>
      </w:r>
      <w:r w:rsidR="00590AC9" w:rsidRPr="00CF022D">
        <w:rPr>
          <w:rFonts w:ascii="Times New Roman" w:hAnsi="Times New Roman" w:cs="Times New Roman"/>
        </w:rPr>
        <w:t>cc showing no statistically significant difference between the two techniques</w:t>
      </w:r>
      <w:r w:rsidR="007E1716" w:rsidRPr="00CF022D">
        <w:rPr>
          <w:rFonts w:ascii="Times New Roman" w:hAnsi="Times New Roman" w:cs="Times New Roman"/>
        </w:rPr>
        <w:t xml:space="preserve"> (p &gt; 0.01)</w:t>
      </w:r>
      <w:r w:rsidR="00590AC9" w:rsidRPr="00CF022D">
        <w:rPr>
          <w:rFonts w:ascii="Times New Roman" w:hAnsi="Times New Roman" w:cs="Times New Roman"/>
        </w:rPr>
        <w:t>.</w:t>
      </w:r>
      <w:r w:rsidR="002D690F" w:rsidRPr="00CF022D">
        <w:rPr>
          <w:rFonts w:ascii="Times New Roman" w:hAnsi="Times New Roman" w:cs="Times New Roman"/>
        </w:rPr>
        <w:t xml:space="preserve"> The other parameter used to compare the two techniques was the agreement of the MU</w:t>
      </w:r>
      <w:r w:rsidR="007E7C05" w:rsidRPr="00CF022D">
        <w:rPr>
          <w:rFonts w:ascii="Times New Roman" w:hAnsi="Times New Roman" w:cs="Times New Roman"/>
        </w:rPr>
        <w:t>s</w:t>
      </w:r>
      <w:r w:rsidR="002D690F" w:rsidRPr="00CF022D">
        <w:rPr>
          <w:rFonts w:ascii="Times New Roman" w:hAnsi="Times New Roman" w:cs="Times New Roman"/>
        </w:rPr>
        <w:t xml:space="preserve"> calculated by Monaco to the secondary MU check program (RadCalc)</w:t>
      </w:r>
      <w:r w:rsidR="007E7C05" w:rsidRPr="00CF022D">
        <w:rPr>
          <w:rFonts w:ascii="Times New Roman" w:hAnsi="Times New Roman" w:cs="Times New Roman"/>
        </w:rPr>
        <w:t>,</w:t>
      </w:r>
      <w:r w:rsidR="002D690F" w:rsidRPr="00CF022D">
        <w:rPr>
          <w:rFonts w:ascii="Times New Roman" w:hAnsi="Times New Roman" w:cs="Times New Roman"/>
        </w:rPr>
        <w:t xml:space="preserve"> for which </w:t>
      </w:r>
      <w:r w:rsidR="00016CD1" w:rsidRPr="00CF022D">
        <w:rPr>
          <w:rFonts w:ascii="Times New Roman" w:hAnsi="Times New Roman" w:cs="Times New Roman"/>
        </w:rPr>
        <w:t>both sets</w:t>
      </w:r>
      <w:r w:rsidR="002D690F" w:rsidRPr="00CF022D">
        <w:rPr>
          <w:rFonts w:ascii="Times New Roman" w:hAnsi="Times New Roman" w:cs="Times New Roman"/>
        </w:rPr>
        <w:t xml:space="preserve"> of plans </w:t>
      </w:r>
      <w:r w:rsidR="002E7E09" w:rsidRPr="00CF022D">
        <w:rPr>
          <w:rFonts w:ascii="Times New Roman" w:hAnsi="Times New Roman" w:cs="Times New Roman"/>
        </w:rPr>
        <w:t>were</w:t>
      </w:r>
      <w:r w:rsidR="002D690F" w:rsidRPr="00CF022D">
        <w:rPr>
          <w:rFonts w:ascii="Times New Roman" w:hAnsi="Times New Roman" w:cs="Times New Roman"/>
        </w:rPr>
        <w:t xml:space="preserve"> within tolerance on average. For</w:t>
      </w:r>
      <w:r w:rsidR="0094610F" w:rsidRPr="00CF022D">
        <w:rPr>
          <w:rFonts w:ascii="Times New Roman" w:hAnsi="Times New Roman" w:cs="Times New Roman"/>
        </w:rPr>
        <w:t xml:space="preserve"> the</w:t>
      </w:r>
      <w:r w:rsidR="002D690F" w:rsidRPr="00CF022D">
        <w:rPr>
          <w:rFonts w:ascii="Times New Roman" w:hAnsi="Times New Roman" w:cs="Times New Roman"/>
        </w:rPr>
        <w:t xml:space="preserve"> 6</w:t>
      </w:r>
      <w:r w:rsidR="00FA18F2" w:rsidRPr="00CF022D">
        <w:rPr>
          <w:rFonts w:ascii="Times New Roman" w:hAnsi="Times New Roman" w:cs="Times New Roman"/>
        </w:rPr>
        <w:t xml:space="preserve"> MV </w:t>
      </w:r>
      <w:r w:rsidR="002D690F" w:rsidRPr="00CF022D">
        <w:rPr>
          <w:rFonts w:ascii="Times New Roman" w:hAnsi="Times New Roman" w:cs="Times New Roman"/>
        </w:rPr>
        <w:t xml:space="preserve">FFF plans, the average agreement </w:t>
      </w:r>
      <w:r w:rsidR="0094610F" w:rsidRPr="00CF022D">
        <w:rPr>
          <w:rFonts w:ascii="Times New Roman" w:hAnsi="Times New Roman" w:cs="Times New Roman"/>
        </w:rPr>
        <w:t>wa</w:t>
      </w:r>
      <w:r w:rsidR="002D690F" w:rsidRPr="00CF022D">
        <w:rPr>
          <w:rFonts w:ascii="Times New Roman" w:hAnsi="Times New Roman" w:cs="Times New Roman"/>
        </w:rPr>
        <w:t>s 1.5%</w:t>
      </w:r>
      <w:r w:rsidR="0094610F" w:rsidRPr="00CF022D">
        <w:rPr>
          <w:rFonts w:ascii="Times New Roman" w:hAnsi="Times New Roman" w:cs="Times New Roman"/>
        </w:rPr>
        <w:t xml:space="preserve"> </w:t>
      </w:r>
      <w:r w:rsidR="002D690F" w:rsidRPr="00CF022D">
        <w:rPr>
          <w:rFonts w:ascii="Times New Roman" w:hAnsi="Times New Roman" w:cs="Times New Roman"/>
        </w:rPr>
        <w:t>(maximum 2.5%) and for 6</w:t>
      </w:r>
      <w:r w:rsidR="00FA18F2" w:rsidRPr="00CF022D">
        <w:rPr>
          <w:rFonts w:ascii="Times New Roman" w:hAnsi="Times New Roman" w:cs="Times New Roman"/>
        </w:rPr>
        <w:t xml:space="preserve"> MV</w:t>
      </w:r>
      <w:r w:rsidR="00016CD1" w:rsidRPr="00CF022D">
        <w:rPr>
          <w:rFonts w:ascii="Times New Roman" w:hAnsi="Times New Roman" w:cs="Times New Roman"/>
        </w:rPr>
        <w:t xml:space="preserve"> it</w:t>
      </w:r>
      <w:r w:rsidR="002D690F" w:rsidRPr="00CF022D">
        <w:rPr>
          <w:rFonts w:ascii="Times New Roman" w:hAnsi="Times New Roman" w:cs="Times New Roman"/>
        </w:rPr>
        <w:t xml:space="preserve"> </w:t>
      </w:r>
      <w:r w:rsidR="0094610F" w:rsidRPr="00CF022D">
        <w:rPr>
          <w:rFonts w:ascii="Times New Roman" w:hAnsi="Times New Roman" w:cs="Times New Roman"/>
        </w:rPr>
        <w:t>wa</w:t>
      </w:r>
      <w:r w:rsidR="002D690F" w:rsidRPr="00CF022D">
        <w:rPr>
          <w:rFonts w:ascii="Times New Roman" w:hAnsi="Times New Roman" w:cs="Times New Roman"/>
        </w:rPr>
        <w:t>s 3.2% (maximum 3.9%)</w:t>
      </w:r>
      <w:r w:rsidR="00B646C7" w:rsidRPr="00CF022D">
        <w:rPr>
          <w:rFonts w:ascii="Times New Roman" w:hAnsi="Times New Roman" w:cs="Times New Roman"/>
        </w:rPr>
        <w:t>,</w:t>
      </w:r>
      <w:r w:rsidR="002D690F" w:rsidRPr="00CF022D">
        <w:rPr>
          <w:rFonts w:ascii="Times New Roman" w:hAnsi="Times New Roman" w:cs="Times New Roman"/>
        </w:rPr>
        <w:t xml:space="preserve"> showing </w:t>
      </w:r>
      <w:r w:rsidR="002E7E09" w:rsidRPr="00CF022D">
        <w:rPr>
          <w:rFonts w:ascii="Times New Roman" w:hAnsi="Times New Roman" w:cs="Times New Roman"/>
        </w:rPr>
        <w:t xml:space="preserve">a </w:t>
      </w:r>
      <w:r w:rsidR="002D690F" w:rsidRPr="00CF022D">
        <w:rPr>
          <w:rFonts w:ascii="Times New Roman" w:hAnsi="Times New Roman" w:cs="Times New Roman"/>
        </w:rPr>
        <w:t>statistically significant difference between the two techniques</w:t>
      </w:r>
      <w:r w:rsidR="00B646C7" w:rsidRPr="00CF022D">
        <w:rPr>
          <w:rFonts w:ascii="Times New Roman" w:hAnsi="Times New Roman" w:cs="Times New Roman"/>
        </w:rPr>
        <w:t xml:space="preserve"> (p &lt; 0.01)</w:t>
      </w:r>
      <w:r w:rsidR="002D690F" w:rsidRPr="00CF022D">
        <w:rPr>
          <w:rFonts w:ascii="Times New Roman" w:hAnsi="Times New Roman" w:cs="Times New Roman"/>
        </w:rPr>
        <w:t>.</w:t>
      </w:r>
      <w:r w:rsidR="00600193" w:rsidRPr="00CF022D">
        <w:rPr>
          <w:rFonts w:ascii="Times New Roman" w:hAnsi="Times New Roman" w:cs="Times New Roman"/>
        </w:rPr>
        <w:t xml:space="preserve"> This difference is due to the secondary MU calculation algorithm </w:t>
      </w:r>
      <w:r w:rsidR="00B04375" w:rsidRPr="00CF022D">
        <w:rPr>
          <w:rFonts w:ascii="Times New Roman" w:hAnsi="Times New Roman" w:cs="Times New Roman"/>
        </w:rPr>
        <w:t>being better</w:t>
      </w:r>
      <w:r w:rsidR="00600193" w:rsidRPr="00CF022D">
        <w:rPr>
          <w:rFonts w:ascii="Times New Roman" w:hAnsi="Times New Roman" w:cs="Times New Roman"/>
        </w:rPr>
        <w:t xml:space="preserve"> optimi</w:t>
      </w:r>
      <w:r w:rsidR="0094610F" w:rsidRPr="00CF022D">
        <w:rPr>
          <w:rFonts w:ascii="Times New Roman" w:hAnsi="Times New Roman" w:cs="Times New Roman"/>
        </w:rPr>
        <w:t>s</w:t>
      </w:r>
      <w:r w:rsidR="00600193" w:rsidRPr="00CF022D">
        <w:rPr>
          <w:rFonts w:ascii="Times New Roman" w:hAnsi="Times New Roman" w:cs="Times New Roman"/>
        </w:rPr>
        <w:t>ed for</w:t>
      </w:r>
      <w:r w:rsidR="00215C49" w:rsidRPr="00CF022D">
        <w:rPr>
          <w:rFonts w:ascii="Times New Roman" w:hAnsi="Times New Roman" w:cs="Times New Roman"/>
        </w:rPr>
        <w:t xml:space="preserve"> the</w:t>
      </w:r>
      <w:r w:rsidR="00600193" w:rsidRPr="00CF022D">
        <w:rPr>
          <w:rFonts w:ascii="Times New Roman" w:hAnsi="Times New Roman" w:cs="Times New Roman"/>
        </w:rPr>
        <w:t xml:space="preserve"> 6</w:t>
      </w:r>
      <w:r w:rsidR="00FA18F2" w:rsidRPr="00CF022D">
        <w:rPr>
          <w:rFonts w:ascii="Times New Roman" w:hAnsi="Times New Roman" w:cs="Times New Roman"/>
        </w:rPr>
        <w:t xml:space="preserve"> MV </w:t>
      </w:r>
      <w:r w:rsidR="00600193" w:rsidRPr="00CF022D">
        <w:rPr>
          <w:rFonts w:ascii="Times New Roman" w:hAnsi="Times New Roman" w:cs="Times New Roman"/>
        </w:rPr>
        <w:t>FFF beam compared to the 6</w:t>
      </w:r>
      <w:r w:rsidR="00FA18F2" w:rsidRPr="00CF022D">
        <w:rPr>
          <w:rFonts w:ascii="Times New Roman" w:hAnsi="Times New Roman" w:cs="Times New Roman"/>
        </w:rPr>
        <w:t xml:space="preserve"> MV</w:t>
      </w:r>
      <w:r w:rsidR="00600193" w:rsidRPr="00CF022D">
        <w:rPr>
          <w:rFonts w:ascii="Times New Roman" w:hAnsi="Times New Roman" w:cs="Times New Roman"/>
        </w:rPr>
        <w:t xml:space="preserve"> beam.  </w:t>
      </w:r>
      <w:r w:rsidR="009A65F0" w:rsidRPr="00CF022D">
        <w:rPr>
          <w:rFonts w:ascii="Times New Roman" w:hAnsi="Times New Roman" w:cs="Times New Roman"/>
        </w:rPr>
        <w:t xml:space="preserve">The results are </w:t>
      </w:r>
      <w:r w:rsidR="001A75E2" w:rsidRPr="00CF022D">
        <w:rPr>
          <w:rFonts w:ascii="Times New Roman" w:hAnsi="Times New Roman" w:cs="Times New Roman"/>
        </w:rPr>
        <w:t xml:space="preserve">summarised </w:t>
      </w:r>
      <w:r w:rsidR="009A65F0" w:rsidRPr="00CF022D">
        <w:rPr>
          <w:rFonts w:ascii="Times New Roman" w:hAnsi="Times New Roman" w:cs="Times New Roman"/>
        </w:rPr>
        <w:t>in Fig.</w:t>
      </w:r>
      <w:r w:rsidR="00995D42" w:rsidRPr="00CF022D">
        <w:rPr>
          <w:rFonts w:ascii="Times New Roman" w:hAnsi="Times New Roman" w:cs="Times New Roman"/>
        </w:rPr>
        <w:t>5</w:t>
      </w:r>
    </w:p>
    <w:p w14:paraId="533AC849" w14:textId="342B2346" w:rsidR="009A65F0" w:rsidRPr="00E65C4F" w:rsidRDefault="009A65F0" w:rsidP="006E2616">
      <w:pPr>
        <w:jc w:val="center"/>
        <w:rPr>
          <w:rFonts w:cs="Arial"/>
          <w:spacing w:val="-6"/>
          <w:lang w:val="en"/>
        </w:rPr>
      </w:pPr>
    </w:p>
    <w:p w14:paraId="112277C2" w14:textId="1E2A78B0" w:rsidR="00D10815" w:rsidRPr="004B01F8" w:rsidRDefault="00995D42" w:rsidP="004B01F8">
      <w:pPr>
        <w:rPr>
          <w:rFonts w:ascii="Times New Roman" w:hAnsi="Times New Roman" w:cs="Times New Roman"/>
          <w:b/>
          <w:sz w:val="20"/>
          <w:szCs w:val="20"/>
        </w:rPr>
      </w:pPr>
      <w:r w:rsidRPr="004B01F8">
        <w:rPr>
          <w:rFonts w:ascii="Times New Roman" w:hAnsi="Times New Roman" w:cs="Times New Roman"/>
          <w:b/>
          <w:sz w:val="20"/>
          <w:szCs w:val="20"/>
        </w:rPr>
        <w:t>Fig.5</w:t>
      </w:r>
      <w:r w:rsidR="00931AF9" w:rsidRPr="004B01F8">
        <w:rPr>
          <w:rFonts w:ascii="Times New Roman" w:hAnsi="Times New Roman" w:cs="Times New Roman"/>
          <w:b/>
          <w:sz w:val="20"/>
          <w:szCs w:val="20"/>
        </w:rPr>
        <w:t xml:space="preserve"> Summary of results</w:t>
      </w:r>
      <w:r w:rsidR="00727C08" w:rsidRPr="004B01F8">
        <w:rPr>
          <w:rFonts w:ascii="Times New Roman" w:hAnsi="Times New Roman" w:cs="Times New Roman"/>
          <w:b/>
          <w:sz w:val="20"/>
          <w:szCs w:val="20"/>
        </w:rPr>
        <w:t>.</w:t>
      </w:r>
    </w:p>
    <w:p w14:paraId="5E64C4D0" w14:textId="458E1558" w:rsidR="00467C3C" w:rsidRPr="00467C3C" w:rsidRDefault="00467C3C" w:rsidP="00467C3C">
      <w:pPr>
        <w:jc w:val="both"/>
        <w:rPr>
          <w:rFonts w:ascii="Times New Roman" w:hAnsi="Times New Roman" w:cs="Times New Roman"/>
          <w:b/>
        </w:rPr>
      </w:pPr>
      <w:r w:rsidRPr="00467C3C">
        <w:rPr>
          <w:rFonts w:ascii="Times New Roman" w:hAnsi="Times New Roman" w:cs="Times New Roman"/>
          <w:b/>
        </w:rPr>
        <w:t>Discussion</w:t>
      </w:r>
    </w:p>
    <w:p w14:paraId="7258FBC8" w14:textId="7B5D70B9" w:rsidR="00600193" w:rsidRPr="00CF022D" w:rsidRDefault="00600193" w:rsidP="00CF022D">
      <w:pPr>
        <w:jc w:val="both"/>
        <w:rPr>
          <w:rFonts w:ascii="Times New Roman" w:hAnsi="Times New Roman" w:cs="Times New Roman"/>
        </w:rPr>
      </w:pPr>
      <w:r w:rsidRPr="00CF022D">
        <w:rPr>
          <w:rFonts w:ascii="Times New Roman" w:hAnsi="Times New Roman" w:cs="Times New Roman"/>
        </w:rPr>
        <w:t>Considering the practical aspects of handling treatment accessories, the FFF method quickly gained popularity</w:t>
      </w:r>
      <w:r w:rsidR="0086298F" w:rsidRPr="00CF022D">
        <w:rPr>
          <w:rFonts w:ascii="Times New Roman" w:hAnsi="Times New Roman" w:cs="Times New Roman"/>
        </w:rPr>
        <w:t xml:space="preserve"> locally</w:t>
      </w:r>
      <w:r w:rsidR="005C3435" w:rsidRPr="00CF022D">
        <w:rPr>
          <w:rFonts w:ascii="Times New Roman" w:hAnsi="Times New Roman" w:cs="Times New Roman"/>
        </w:rPr>
        <w:t xml:space="preserve"> </w:t>
      </w:r>
      <w:r w:rsidRPr="00CF022D">
        <w:rPr>
          <w:rFonts w:ascii="Times New Roman" w:hAnsi="Times New Roman" w:cs="Times New Roman"/>
        </w:rPr>
        <w:t xml:space="preserve">due to two major reasons. Firstly, it is </w:t>
      </w:r>
      <w:r w:rsidR="00377A72" w:rsidRPr="00CF022D">
        <w:rPr>
          <w:rFonts w:ascii="Times New Roman" w:hAnsi="Times New Roman" w:cs="Times New Roman"/>
        </w:rPr>
        <w:t>easier</w:t>
      </w:r>
      <w:r w:rsidRPr="00CF022D">
        <w:rPr>
          <w:rFonts w:ascii="Times New Roman" w:hAnsi="Times New Roman" w:cs="Times New Roman"/>
        </w:rPr>
        <w:t xml:space="preserve"> to maintain the integrity of the bolus used in the FFF method compared to the wax block. Maintaining the positional accuracy of the wax block over the course of treatment is extremely difficult compared to that of the</w:t>
      </w:r>
      <w:r w:rsidR="00917B4A" w:rsidRPr="00CF022D">
        <w:rPr>
          <w:rFonts w:ascii="Times New Roman" w:hAnsi="Times New Roman" w:cs="Times New Roman"/>
        </w:rPr>
        <w:t xml:space="preserve"> </w:t>
      </w:r>
      <w:r w:rsidR="00582898" w:rsidRPr="00CF022D">
        <w:rPr>
          <w:rFonts w:ascii="Times New Roman" w:hAnsi="Times New Roman" w:cs="Times New Roman"/>
        </w:rPr>
        <w:t>thermoplastic</w:t>
      </w:r>
      <w:r w:rsidRPr="00CF022D">
        <w:rPr>
          <w:rFonts w:ascii="Times New Roman" w:hAnsi="Times New Roman" w:cs="Times New Roman"/>
        </w:rPr>
        <w:t xml:space="preserve"> bolus. Secondly, the bolus method scored </w:t>
      </w:r>
      <w:r w:rsidR="004B300C" w:rsidRPr="00CF022D">
        <w:rPr>
          <w:rFonts w:ascii="Times New Roman" w:hAnsi="Times New Roman" w:cs="Times New Roman"/>
        </w:rPr>
        <w:t>higher in</w:t>
      </w:r>
      <w:r w:rsidRPr="00CF022D">
        <w:rPr>
          <w:rFonts w:ascii="Times New Roman" w:hAnsi="Times New Roman" w:cs="Times New Roman"/>
        </w:rPr>
        <w:t xml:space="preserve"> terms of maintaining the hygiene compared to the wax block. This is because that wax is inherently difficult </w:t>
      </w:r>
      <w:r w:rsidR="00946584" w:rsidRPr="00CF022D">
        <w:rPr>
          <w:rFonts w:ascii="Times New Roman" w:hAnsi="Times New Roman" w:cs="Times New Roman"/>
        </w:rPr>
        <w:t>to clean and can lose its integrity after wiping it with cleaning solution for</w:t>
      </w:r>
      <w:r w:rsidR="00917B4A" w:rsidRPr="00CF022D">
        <w:rPr>
          <w:rFonts w:ascii="Times New Roman" w:hAnsi="Times New Roman" w:cs="Times New Roman"/>
        </w:rPr>
        <w:t xml:space="preserve"> a</w:t>
      </w:r>
      <w:r w:rsidR="00946584" w:rsidRPr="00CF022D">
        <w:rPr>
          <w:rFonts w:ascii="Times New Roman" w:hAnsi="Times New Roman" w:cs="Times New Roman"/>
        </w:rPr>
        <w:t xml:space="preserve"> few times. </w:t>
      </w:r>
      <w:r w:rsidR="004D196C" w:rsidRPr="00CF022D">
        <w:rPr>
          <w:rFonts w:ascii="Times New Roman" w:hAnsi="Times New Roman" w:cs="Times New Roman"/>
        </w:rPr>
        <w:t>In terms of patient comfort, the</w:t>
      </w:r>
      <w:r w:rsidR="00917B4A" w:rsidRPr="00CF022D">
        <w:rPr>
          <w:rFonts w:ascii="Times New Roman" w:hAnsi="Times New Roman" w:cs="Times New Roman"/>
        </w:rPr>
        <w:t xml:space="preserve"> thermoplastic</w:t>
      </w:r>
      <w:r w:rsidR="004D196C" w:rsidRPr="00CF022D">
        <w:rPr>
          <w:rFonts w:ascii="Times New Roman" w:hAnsi="Times New Roman" w:cs="Times New Roman"/>
        </w:rPr>
        <w:t xml:space="preserve"> bolus method was superior to the wax block</w:t>
      </w:r>
      <w:r w:rsidR="0086298F" w:rsidRPr="00CF022D">
        <w:rPr>
          <w:rFonts w:ascii="Times New Roman" w:hAnsi="Times New Roman" w:cs="Times New Roman"/>
        </w:rPr>
        <w:t xml:space="preserve"> method</w:t>
      </w:r>
      <w:r w:rsidR="004D196C" w:rsidRPr="00CF022D">
        <w:rPr>
          <w:rFonts w:ascii="Times New Roman" w:hAnsi="Times New Roman" w:cs="Times New Roman"/>
        </w:rPr>
        <w:t>.</w:t>
      </w:r>
      <w:r w:rsidR="0086298F" w:rsidRPr="00CF022D">
        <w:rPr>
          <w:rFonts w:ascii="Times New Roman" w:hAnsi="Times New Roman" w:cs="Times New Roman"/>
        </w:rPr>
        <w:t xml:space="preserve"> The elimination of pre-simulation mould </w:t>
      </w:r>
      <w:r w:rsidR="005C3435" w:rsidRPr="00CF022D">
        <w:rPr>
          <w:rFonts w:ascii="Times New Roman" w:hAnsi="Times New Roman" w:cs="Times New Roman"/>
        </w:rPr>
        <w:t>room tasks</w:t>
      </w:r>
      <w:r w:rsidR="00917B4A" w:rsidRPr="00CF022D">
        <w:rPr>
          <w:rFonts w:ascii="Times New Roman" w:hAnsi="Times New Roman" w:cs="Times New Roman"/>
        </w:rPr>
        <w:t>,</w:t>
      </w:r>
      <w:r w:rsidR="0086298F" w:rsidRPr="00CF022D">
        <w:rPr>
          <w:rFonts w:ascii="Times New Roman" w:hAnsi="Times New Roman" w:cs="Times New Roman"/>
        </w:rPr>
        <w:t xml:space="preserve"> such as making the wax block shell, half filling it the day before and filling it an hour before </w:t>
      </w:r>
      <w:r w:rsidR="00A612A1" w:rsidRPr="00CF022D">
        <w:rPr>
          <w:rFonts w:ascii="Times New Roman" w:hAnsi="Times New Roman" w:cs="Times New Roman"/>
        </w:rPr>
        <w:t xml:space="preserve">simulation all contribute to the </w:t>
      </w:r>
      <w:r w:rsidR="00E966D3" w:rsidRPr="00CF022D">
        <w:rPr>
          <w:rFonts w:ascii="Times New Roman" w:hAnsi="Times New Roman" w:cs="Times New Roman"/>
        </w:rPr>
        <w:t>r</w:t>
      </w:r>
      <w:r w:rsidR="00A612A1" w:rsidRPr="00CF022D">
        <w:rPr>
          <w:rFonts w:ascii="Times New Roman" w:hAnsi="Times New Roman" w:cs="Times New Roman"/>
        </w:rPr>
        <w:t xml:space="preserve">adiation </w:t>
      </w:r>
      <w:r w:rsidR="00E966D3" w:rsidRPr="00CF022D">
        <w:rPr>
          <w:rFonts w:ascii="Times New Roman" w:hAnsi="Times New Roman" w:cs="Times New Roman"/>
        </w:rPr>
        <w:t>t</w:t>
      </w:r>
      <w:r w:rsidR="00A612A1" w:rsidRPr="00CF022D">
        <w:rPr>
          <w:rFonts w:ascii="Times New Roman" w:hAnsi="Times New Roman" w:cs="Times New Roman"/>
        </w:rPr>
        <w:t>herapists preferring the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00A612A1" w:rsidRPr="00CF022D">
        <w:rPr>
          <w:rFonts w:ascii="Times New Roman" w:hAnsi="Times New Roman" w:cs="Times New Roman"/>
        </w:rPr>
        <w:t xml:space="preserve"> </w:t>
      </w:r>
      <w:r w:rsidR="00F31941" w:rsidRPr="00CF022D">
        <w:rPr>
          <w:rFonts w:ascii="Times New Roman" w:hAnsi="Times New Roman" w:cs="Times New Roman"/>
        </w:rPr>
        <w:t xml:space="preserve">thermoplastic </w:t>
      </w:r>
      <w:r w:rsidR="00A612A1" w:rsidRPr="00CF022D">
        <w:rPr>
          <w:rFonts w:ascii="Times New Roman" w:hAnsi="Times New Roman" w:cs="Times New Roman"/>
        </w:rPr>
        <w:t>bolus technique.</w:t>
      </w:r>
      <w:r w:rsidR="0086298F" w:rsidRPr="00CF022D">
        <w:rPr>
          <w:rFonts w:ascii="Times New Roman" w:hAnsi="Times New Roman" w:cs="Times New Roman"/>
        </w:rPr>
        <w:t xml:space="preserve"> The greatly reduced </w:t>
      </w:r>
      <w:r w:rsidR="00E966D3" w:rsidRPr="00CF022D">
        <w:rPr>
          <w:rFonts w:ascii="Times New Roman" w:hAnsi="Times New Roman" w:cs="Times New Roman"/>
        </w:rPr>
        <w:t>s</w:t>
      </w:r>
      <w:r w:rsidR="0086298F" w:rsidRPr="00CF022D">
        <w:rPr>
          <w:rFonts w:ascii="Times New Roman" w:hAnsi="Times New Roman" w:cs="Times New Roman"/>
        </w:rPr>
        <w:t xml:space="preserve">imulation </w:t>
      </w:r>
      <w:r w:rsidR="00A612A1" w:rsidRPr="00CF022D">
        <w:rPr>
          <w:rFonts w:ascii="Times New Roman" w:hAnsi="Times New Roman" w:cs="Times New Roman"/>
        </w:rPr>
        <w:t>appointment</w:t>
      </w:r>
      <w:r w:rsidR="0086298F" w:rsidRPr="00CF022D">
        <w:rPr>
          <w:rFonts w:ascii="Times New Roman" w:hAnsi="Times New Roman" w:cs="Times New Roman"/>
        </w:rPr>
        <w:t xml:space="preserve"> time, the elimination of the need to push the wax block onto the nose, and the increased cleanliness all contribute to the </w:t>
      </w:r>
      <w:r w:rsidR="005C3435" w:rsidRPr="00CF022D">
        <w:rPr>
          <w:rFonts w:ascii="Times New Roman" w:hAnsi="Times New Roman" w:cs="Times New Roman"/>
        </w:rPr>
        <w:t>patient’s</w:t>
      </w:r>
      <w:r w:rsidR="0086298F" w:rsidRPr="00CF022D">
        <w:rPr>
          <w:rFonts w:ascii="Times New Roman" w:hAnsi="Times New Roman" w:cs="Times New Roman"/>
        </w:rPr>
        <w:t xml:space="preserve"> </w:t>
      </w:r>
      <w:r w:rsidR="00102DD9" w:rsidRPr="00CF022D">
        <w:rPr>
          <w:rFonts w:ascii="Times New Roman" w:hAnsi="Times New Roman" w:cs="Times New Roman"/>
        </w:rPr>
        <w:t xml:space="preserve">enhanced </w:t>
      </w:r>
      <w:r w:rsidR="0086298F" w:rsidRPr="00CF022D">
        <w:rPr>
          <w:rFonts w:ascii="Times New Roman" w:hAnsi="Times New Roman" w:cs="Times New Roman"/>
        </w:rPr>
        <w:t>comfort with the 6</w:t>
      </w:r>
      <w:r w:rsidR="00FA18F2" w:rsidRPr="00CF022D">
        <w:rPr>
          <w:rFonts w:ascii="Times New Roman" w:hAnsi="Times New Roman" w:cs="Times New Roman"/>
        </w:rPr>
        <w:t xml:space="preserve"> </w:t>
      </w:r>
      <w:r w:rsidR="00353715" w:rsidRPr="00CF022D">
        <w:rPr>
          <w:rFonts w:ascii="Times New Roman" w:hAnsi="Times New Roman" w:cs="Times New Roman"/>
        </w:rPr>
        <w:t>MV FFF</w:t>
      </w:r>
      <w:r w:rsidR="0086298F" w:rsidRPr="00CF022D">
        <w:rPr>
          <w:rFonts w:ascii="Times New Roman" w:hAnsi="Times New Roman" w:cs="Times New Roman"/>
        </w:rPr>
        <w:t xml:space="preserve"> </w:t>
      </w:r>
      <w:r w:rsidR="006E2616" w:rsidRPr="00CF022D">
        <w:rPr>
          <w:rFonts w:ascii="Times New Roman" w:hAnsi="Times New Roman" w:cs="Times New Roman"/>
        </w:rPr>
        <w:t>thermoplastic bolus</w:t>
      </w:r>
      <w:r w:rsidR="0086298F" w:rsidRPr="00CF022D">
        <w:rPr>
          <w:rFonts w:ascii="Times New Roman" w:hAnsi="Times New Roman" w:cs="Times New Roman"/>
        </w:rPr>
        <w:t xml:space="preserve"> method.</w:t>
      </w:r>
      <w:r w:rsidR="004D196C" w:rsidRPr="00CF022D">
        <w:rPr>
          <w:rFonts w:ascii="Times New Roman" w:hAnsi="Times New Roman" w:cs="Times New Roman"/>
        </w:rPr>
        <w:t xml:space="preserve"> </w:t>
      </w:r>
    </w:p>
    <w:p w14:paraId="5AC00B3C" w14:textId="77777777" w:rsidR="009A65F0" w:rsidRPr="00467C3C" w:rsidRDefault="009A65F0" w:rsidP="004A1E6B">
      <w:pPr>
        <w:jc w:val="both"/>
        <w:rPr>
          <w:rFonts w:ascii="Times New Roman" w:hAnsi="Times New Roman" w:cs="Times New Roman"/>
          <w:b/>
        </w:rPr>
      </w:pPr>
      <w:r w:rsidRPr="00467C3C">
        <w:rPr>
          <w:rFonts w:ascii="Times New Roman" w:hAnsi="Times New Roman" w:cs="Times New Roman"/>
          <w:b/>
        </w:rPr>
        <w:t>Conclusion</w:t>
      </w:r>
    </w:p>
    <w:p w14:paraId="147BE613" w14:textId="639E5005" w:rsidR="009A65F0" w:rsidRPr="00CF022D" w:rsidRDefault="009A65F0" w:rsidP="004A1E6B">
      <w:pPr>
        <w:jc w:val="both"/>
        <w:rPr>
          <w:rFonts w:ascii="Times New Roman" w:hAnsi="Times New Roman" w:cs="Times New Roman"/>
        </w:rPr>
      </w:pPr>
      <w:r w:rsidRPr="00CF022D">
        <w:rPr>
          <w:rFonts w:ascii="Times New Roman" w:hAnsi="Times New Roman" w:cs="Times New Roman"/>
        </w:rPr>
        <w:t xml:space="preserve">The introduction of the FFF method in the treatment of nose using 3DCRT </w:t>
      </w:r>
      <w:r w:rsidR="0032571D" w:rsidRPr="00CF022D">
        <w:rPr>
          <w:rFonts w:ascii="Times New Roman" w:hAnsi="Times New Roman" w:cs="Times New Roman"/>
        </w:rPr>
        <w:t xml:space="preserve">enabled our </w:t>
      </w:r>
      <w:r w:rsidR="00963621" w:rsidRPr="00CF022D">
        <w:rPr>
          <w:rFonts w:ascii="Times New Roman" w:hAnsi="Times New Roman" w:cs="Times New Roman"/>
        </w:rPr>
        <w:t>C</w:t>
      </w:r>
      <w:r w:rsidR="0032571D" w:rsidRPr="00CF022D">
        <w:rPr>
          <w:rFonts w:ascii="Times New Roman" w:hAnsi="Times New Roman" w:cs="Times New Roman"/>
        </w:rPr>
        <w:t xml:space="preserve">entre to generate clinically acceptable and comparable plans to the wax block method. The FFF method eliminated the requirement </w:t>
      </w:r>
      <w:r w:rsidR="00BE32F4" w:rsidRPr="00CF022D">
        <w:rPr>
          <w:rFonts w:ascii="Times New Roman" w:hAnsi="Times New Roman" w:cs="Times New Roman"/>
        </w:rPr>
        <w:t xml:space="preserve">to </w:t>
      </w:r>
      <w:r w:rsidR="00A612A1" w:rsidRPr="00CF022D">
        <w:rPr>
          <w:rFonts w:ascii="Times New Roman" w:hAnsi="Times New Roman" w:cs="Times New Roman"/>
        </w:rPr>
        <w:t>pre-</w:t>
      </w:r>
      <w:r w:rsidR="0032571D" w:rsidRPr="00CF022D">
        <w:rPr>
          <w:rFonts w:ascii="Times New Roman" w:hAnsi="Times New Roman" w:cs="Times New Roman"/>
        </w:rPr>
        <w:t xml:space="preserve">manufacture and maintain the wax block and </w:t>
      </w:r>
      <w:r w:rsidR="00A612A1" w:rsidRPr="00CF022D">
        <w:rPr>
          <w:rFonts w:ascii="Times New Roman" w:hAnsi="Times New Roman" w:cs="Times New Roman"/>
        </w:rPr>
        <w:t>reduced</w:t>
      </w:r>
      <w:r w:rsidR="00866A2E" w:rsidRPr="00CF022D">
        <w:rPr>
          <w:rFonts w:ascii="Times New Roman" w:hAnsi="Times New Roman" w:cs="Times New Roman"/>
        </w:rPr>
        <w:t xml:space="preserve"> simulation </w:t>
      </w:r>
      <w:r w:rsidR="0032571D" w:rsidRPr="00CF022D">
        <w:rPr>
          <w:rFonts w:ascii="Times New Roman" w:hAnsi="Times New Roman" w:cs="Times New Roman"/>
        </w:rPr>
        <w:t>set up</w:t>
      </w:r>
      <w:r w:rsidR="00A612A1" w:rsidRPr="00CF022D">
        <w:rPr>
          <w:rFonts w:ascii="Times New Roman" w:hAnsi="Times New Roman" w:cs="Times New Roman"/>
        </w:rPr>
        <w:t xml:space="preserve"> time. The FFF method </w:t>
      </w:r>
      <w:r w:rsidR="00866A2E" w:rsidRPr="00CF022D">
        <w:rPr>
          <w:rFonts w:ascii="Times New Roman" w:hAnsi="Times New Roman" w:cs="Times New Roman"/>
        </w:rPr>
        <w:t xml:space="preserve">is </w:t>
      </w:r>
      <w:r w:rsidR="006E2616" w:rsidRPr="00CF022D">
        <w:rPr>
          <w:rFonts w:ascii="Times New Roman" w:hAnsi="Times New Roman" w:cs="Times New Roman"/>
        </w:rPr>
        <w:t>a more</w:t>
      </w:r>
      <w:r w:rsidR="00A612A1" w:rsidRPr="00CF022D">
        <w:rPr>
          <w:rFonts w:ascii="Times New Roman" w:hAnsi="Times New Roman" w:cs="Times New Roman"/>
        </w:rPr>
        <w:t xml:space="preserve"> cost effective treatment option </w:t>
      </w:r>
      <w:r w:rsidR="00BE32F4" w:rsidRPr="00CF022D">
        <w:rPr>
          <w:rFonts w:ascii="Times New Roman" w:hAnsi="Times New Roman" w:cs="Times New Roman"/>
        </w:rPr>
        <w:t>with</w:t>
      </w:r>
      <w:r w:rsidR="00A612A1" w:rsidRPr="00CF022D">
        <w:rPr>
          <w:rFonts w:ascii="Times New Roman" w:hAnsi="Times New Roman" w:cs="Times New Roman"/>
        </w:rPr>
        <w:t xml:space="preserve"> </w:t>
      </w:r>
      <w:r w:rsidR="00BE32F4" w:rsidRPr="00CF022D">
        <w:rPr>
          <w:rFonts w:ascii="Times New Roman" w:hAnsi="Times New Roman" w:cs="Times New Roman"/>
        </w:rPr>
        <w:t xml:space="preserve">less </w:t>
      </w:r>
      <w:r w:rsidR="00A612A1" w:rsidRPr="00CF022D">
        <w:rPr>
          <w:rFonts w:ascii="Times New Roman" w:hAnsi="Times New Roman" w:cs="Times New Roman"/>
        </w:rPr>
        <w:t xml:space="preserve">mould </w:t>
      </w:r>
      <w:r w:rsidR="00BE32F4" w:rsidRPr="00CF022D">
        <w:rPr>
          <w:rFonts w:ascii="Times New Roman" w:hAnsi="Times New Roman" w:cs="Times New Roman"/>
        </w:rPr>
        <w:t>room time</w:t>
      </w:r>
      <w:r w:rsidR="00A612A1" w:rsidRPr="00CF022D">
        <w:rPr>
          <w:rFonts w:ascii="Times New Roman" w:hAnsi="Times New Roman" w:cs="Times New Roman"/>
        </w:rPr>
        <w:t xml:space="preserve">, </w:t>
      </w:r>
      <w:r w:rsidR="00BE32F4" w:rsidRPr="00CF022D">
        <w:rPr>
          <w:rFonts w:ascii="Times New Roman" w:hAnsi="Times New Roman" w:cs="Times New Roman"/>
        </w:rPr>
        <w:t xml:space="preserve">reduced </w:t>
      </w:r>
      <w:r w:rsidR="00A612A1" w:rsidRPr="00CF022D">
        <w:rPr>
          <w:rFonts w:ascii="Times New Roman" w:hAnsi="Times New Roman" w:cs="Times New Roman"/>
        </w:rPr>
        <w:t>overheads of managing</w:t>
      </w:r>
      <w:r w:rsidR="00866A2E" w:rsidRPr="00CF022D">
        <w:rPr>
          <w:rFonts w:ascii="Times New Roman" w:hAnsi="Times New Roman" w:cs="Times New Roman"/>
        </w:rPr>
        <w:t xml:space="preserve"> and scheduling</w:t>
      </w:r>
      <w:r w:rsidR="00A612A1" w:rsidRPr="00CF022D">
        <w:rPr>
          <w:rFonts w:ascii="Times New Roman" w:hAnsi="Times New Roman" w:cs="Times New Roman"/>
        </w:rPr>
        <w:t xml:space="preserve"> pre-simulation tasks and </w:t>
      </w:r>
      <w:r w:rsidR="00BE32F4" w:rsidRPr="00CF022D">
        <w:rPr>
          <w:rFonts w:ascii="Times New Roman" w:hAnsi="Times New Roman" w:cs="Times New Roman"/>
        </w:rPr>
        <w:t xml:space="preserve">reduced use of </w:t>
      </w:r>
      <w:r w:rsidR="00A612A1" w:rsidRPr="00CF022D">
        <w:rPr>
          <w:rFonts w:ascii="Times New Roman" w:hAnsi="Times New Roman" w:cs="Times New Roman"/>
        </w:rPr>
        <w:t>consumable resource</w:t>
      </w:r>
      <w:r w:rsidR="00BE32F4" w:rsidRPr="00CF022D">
        <w:rPr>
          <w:rFonts w:ascii="Times New Roman" w:hAnsi="Times New Roman" w:cs="Times New Roman"/>
        </w:rPr>
        <w:t>s</w:t>
      </w:r>
      <w:r w:rsidR="0032571D" w:rsidRPr="00CF022D">
        <w:rPr>
          <w:rFonts w:ascii="Times New Roman" w:hAnsi="Times New Roman" w:cs="Times New Roman"/>
        </w:rPr>
        <w:t xml:space="preserve">. </w:t>
      </w:r>
      <w:r w:rsidR="00E966D3" w:rsidRPr="00CF022D">
        <w:rPr>
          <w:rFonts w:ascii="Times New Roman" w:hAnsi="Times New Roman" w:cs="Times New Roman"/>
        </w:rPr>
        <w:t xml:space="preserve">Whilst the advantages of FFF energies are widely associated with high dose fraction regimes such as SBRT treatments, the local team has demonstrated </w:t>
      </w:r>
      <w:r w:rsidR="0076610B" w:rsidRPr="00CF022D">
        <w:rPr>
          <w:rFonts w:ascii="Times New Roman" w:hAnsi="Times New Roman" w:cs="Times New Roman"/>
        </w:rPr>
        <w:t xml:space="preserve">the </w:t>
      </w:r>
      <w:r w:rsidR="00E966D3" w:rsidRPr="00CF022D">
        <w:rPr>
          <w:rFonts w:ascii="Times New Roman" w:hAnsi="Times New Roman" w:cs="Times New Roman"/>
        </w:rPr>
        <w:t>benefit</w:t>
      </w:r>
      <w:r w:rsidR="0076610B" w:rsidRPr="00CF022D">
        <w:rPr>
          <w:rFonts w:ascii="Times New Roman" w:hAnsi="Times New Roman" w:cs="Times New Roman"/>
        </w:rPr>
        <w:t>s</w:t>
      </w:r>
      <w:r w:rsidR="00E966D3" w:rsidRPr="00CF022D">
        <w:rPr>
          <w:rFonts w:ascii="Times New Roman" w:hAnsi="Times New Roman" w:cs="Times New Roman"/>
        </w:rPr>
        <w:t xml:space="preserve"> in exploiting the unique FFF beam profile for</w:t>
      </w:r>
      <w:r w:rsidR="0076610B" w:rsidRPr="00CF022D">
        <w:rPr>
          <w:rFonts w:ascii="Times New Roman" w:hAnsi="Times New Roman" w:cs="Times New Roman"/>
        </w:rPr>
        <w:t xml:space="preserve"> the</w:t>
      </w:r>
      <w:r w:rsidR="00E966D3" w:rsidRPr="00CF022D">
        <w:rPr>
          <w:rFonts w:ascii="Times New Roman" w:hAnsi="Times New Roman" w:cs="Times New Roman"/>
        </w:rPr>
        <w:t xml:space="preserve"> treatment </w:t>
      </w:r>
      <w:r w:rsidR="0076610B" w:rsidRPr="00CF022D">
        <w:rPr>
          <w:rFonts w:ascii="Times New Roman" w:hAnsi="Times New Roman" w:cs="Times New Roman"/>
        </w:rPr>
        <w:t>of</w:t>
      </w:r>
      <w:r w:rsidR="00E966D3" w:rsidRPr="00CF022D">
        <w:rPr>
          <w:rFonts w:ascii="Times New Roman" w:hAnsi="Times New Roman" w:cs="Times New Roman"/>
        </w:rPr>
        <w:t xml:space="preserve"> the nose in simple conformal beams, substituting the requirement for wedges.</w:t>
      </w:r>
    </w:p>
    <w:p w14:paraId="7036223E" w14:textId="77777777" w:rsidR="00AD3D51" w:rsidRDefault="001E0C1E" w:rsidP="0070554A">
      <w:r>
        <w:t xml:space="preserve"> </w:t>
      </w:r>
    </w:p>
    <w:p w14:paraId="67CC9F54" w14:textId="77777777" w:rsidR="00AD3D51" w:rsidRPr="00467C3C" w:rsidRDefault="00AD3D51" w:rsidP="00467C3C">
      <w:pPr>
        <w:jc w:val="both"/>
        <w:rPr>
          <w:rFonts w:ascii="Times New Roman" w:hAnsi="Times New Roman" w:cs="Times New Roman"/>
          <w:b/>
        </w:rPr>
      </w:pPr>
      <w:r w:rsidRPr="00467C3C">
        <w:rPr>
          <w:rFonts w:ascii="Times New Roman" w:hAnsi="Times New Roman" w:cs="Times New Roman"/>
          <w:b/>
        </w:rPr>
        <w:t>References</w:t>
      </w:r>
    </w:p>
    <w:p w14:paraId="30094EA1" w14:textId="77777777" w:rsidR="000D434A" w:rsidRDefault="000D434A" w:rsidP="0070554A"/>
    <w:p w14:paraId="701A4CA7" w14:textId="77777777" w:rsidR="000D434A" w:rsidRPr="00E802D2" w:rsidRDefault="000D434A" w:rsidP="000D434A">
      <w:pPr>
        <w:pStyle w:val="ListParagraph"/>
        <w:numPr>
          <w:ilvl w:val="0"/>
          <w:numId w:val="1"/>
        </w:numPr>
        <w:rPr>
          <w:rFonts w:ascii="Times New Roman" w:hAnsi="Times New Roman" w:cs="Times New Roman"/>
        </w:rPr>
      </w:pPr>
      <w:r w:rsidRPr="00E802D2">
        <w:rPr>
          <w:rFonts w:ascii="Times New Roman" w:hAnsi="Times New Roman" w:cs="Times New Roman"/>
        </w:rPr>
        <w:t>Understanding Skin Cancer, Cancer Council Australia © 2018. Last medical review of source booklet: January 2018</w:t>
      </w:r>
    </w:p>
    <w:p w14:paraId="3BFB9E86" w14:textId="35C707E8" w:rsidR="004668A4" w:rsidRPr="00E802D2" w:rsidRDefault="00AD3D51" w:rsidP="00971674">
      <w:pPr>
        <w:pStyle w:val="ListParagraph"/>
        <w:numPr>
          <w:ilvl w:val="0"/>
          <w:numId w:val="1"/>
        </w:numPr>
        <w:rPr>
          <w:rFonts w:ascii="Times New Roman" w:hAnsi="Times New Roman" w:cs="Times New Roman"/>
        </w:rPr>
      </w:pPr>
      <w:r w:rsidRPr="00E802D2">
        <w:rPr>
          <w:rFonts w:ascii="Times New Roman" w:hAnsi="Times New Roman" w:cs="Times New Roman"/>
        </w:rPr>
        <w:t>Dang T M, Peters M J, Hickey B, Semciw</w:t>
      </w:r>
      <w:r w:rsidR="00E802D2" w:rsidRPr="00E802D2">
        <w:rPr>
          <w:rFonts w:ascii="Times New Roman" w:hAnsi="Times New Roman" w:cs="Times New Roman"/>
        </w:rPr>
        <w:t>.</w:t>
      </w:r>
      <w:r w:rsidRPr="00E802D2">
        <w:rPr>
          <w:rFonts w:ascii="Times New Roman" w:hAnsi="Times New Roman" w:cs="Times New Roman"/>
        </w:rPr>
        <w:t xml:space="preserve"> A Efficacy of flattening-filter-free beam in stereotactic body radiation therapy planning and treatment: A systematic review with meta-analysis</w:t>
      </w:r>
      <w:r w:rsidR="00971674" w:rsidRPr="00E802D2">
        <w:rPr>
          <w:rFonts w:ascii="Times New Roman" w:hAnsi="Times New Roman" w:cs="Times New Roman"/>
        </w:rPr>
        <w:t>.</w:t>
      </w:r>
      <w:r w:rsidR="004B01F8" w:rsidRPr="00E802D2">
        <w:rPr>
          <w:rFonts w:ascii="Times New Roman" w:hAnsi="Times New Roman" w:cs="Times New Roman"/>
        </w:rPr>
        <w:t xml:space="preserve"> Journal of Medical Imaging and Radiation Oncology</w:t>
      </w:r>
      <w:r w:rsidR="00971674" w:rsidRPr="00E802D2">
        <w:rPr>
          <w:rFonts w:ascii="Times New Roman" w:hAnsi="Times New Roman" w:cs="Times New Roman"/>
        </w:rPr>
        <w:t xml:space="preserve"> </w:t>
      </w:r>
      <w:r w:rsidR="00EA65B3" w:rsidRPr="00E802D2">
        <w:rPr>
          <w:rFonts w:ascii="Times New Roman" w:hAnsi="Times New Roman" w:cs="Times New Roman"/>
        </w:rPr>
        <w:t>2017</w:t>
      </w:r>
      <w:r w:rsidR="004B01F8" w:rsidRPr="00E802D2">
        <w:rPr>
          <w:rFonts w:ascii="Times New Roman" w:hAnsi="Times New Roman" w:cs="Times New Roman"/>
        </w:rPr>
        <w:t xml:space="preserve">; </w:t>
      </w:r>
      <w:r w:rsidR="00EA65B3" w:rsidRPr="00E802D2">
        <w:rPr>
          <w:rFonts w:ascii="Times New Roman" w:hAnsi="Times New Roman" w:cs="Times New Roman"/>
        </w:rPr>
        <w:t xml:space="preserve">3:379-387 </w:t>
      </w:r>
      <w:r w:rsidR="00971674" w:rsidRPr="00E802D2">
        <w:rPr>
          <w:rFonts w:ascii="Times New Roman" w:hAnsi="Times New Roman" w:cs="Times New Roman"/>
        </w:rPr>
        <w:t>doi:10.1111/1754-9485.12583</w:t>
      </w:r>
    </w:p>
    <w:p w14:paraId="02D685D1" w14:textId="416DDD62" w:rsidR="00A67334" w:rsidRPr="00E802D2" w:rsidRDefault="00F5762D" w:rsidP="00A67334">
      <w:pPr>
        <w:pStyle w:val="ListParagraph"/>
        <w:numPr>
          <w:ilvl w:val="0"/>
          <w:numId w:val="1"/>
        </w:numPr>
        <w:jc w:val="both"/>
        <w:rPr>
          <w:rFonts w:ascii="Times New Roman" w:hAnsi="Times New Roman" w:cs="Times New Roman"/>
        </w:rPr>
      </w:pPr>
      <w:hyperlink r:id="rId7" w:history="1">
        <w:r w:rsidR="00A67334" w:rsidRPr="00E802D2">
          <w:rPr>
            <w:rFonts w:ascii="Times New Roman" w:hAnsi="Times New Roman" w:cs="Times New Roman"/>
          </w:rPr>
          <w:t>Cho M</w:t>
        </w:r>
      </w:hyperlink>
      <w:r w:rsidR="00A67334" w:rsidRPr="00E802D2">
        <w:rPr>
          <w:rFonts w:ascii="Times New Roman" w:hAnsi="Times New Roman" w:cs="Times New Roman"/>
        </w:rPr>
        <w:t xml:space="preserve">, </w:t>
      </w:r>
      <w:hyperlink r:id="rId8" w:history="1">
        <w:r w:rsidR="00A67334" w:rsidRPr="00E802D2">
          <w:rPr>
            <w:rFonts w:ascii="Times New Roman" w:hAnsi="Times New Roman" w:cs="Times New Roman"/>
          </w:rPr>
          <w:t>Gordon L</w:t>
        </w:r>
      </w:hyperlink>
      <w:r w:rsidR="00A67334" w:rsidRPr="00E802D2">
        <w:rPr>
          <w:rFonts w:ascii="Times New Roman" w:hAnsi="Times New Roman" w:cs="Times New Roman"/>
        </w:rPr>
        <w:t xml:space="preserve">, </w:t>
      </w:r>
      <w:hyperlink r:id="rId9" w:history="1">
        <w:r w:rsidR="00A67334" w:rsidRPr="00E802D2">
          <w:rPr>
            <w:rFonts w:ascii="Times New Roman" w:hAnsi="Times New Roman" w:cs="Times New Roman"/>
          </w:rPr>
          <w:t>Rembielak A</w:t>
        </w:r>
      </w:hyperlink>
      <w:r w:rsidR="00A67334" w:rsidRPr="00E802D2">
        <w:rPr>
          <w:rFonts w:ascii="Times New Roman" w:hAnsi="Times New Roman" w:cs="Times New Roman"/>
        </w:rPr>
        <w:t xml:space="preserve">, </w:t>
      </w:r>
      <w:hyperlink r:id="rId10" w:history="1">
        <w:r w:rsidR="00A67334" w:rsidRPr="00E802D2">
          <w:rPr>
            <w:rFonts w:ascii="Times New Roman" w:hAnsi="Times New Roman" w:cs="Times New Roman"/>
          </w:rPr>
          <w:t>Woo TC</w:t>
        </w:r>
      </w:hyperlink>
      <w:r w:rsidR="00E802D2" w:rsidRPr="00E802D2">
        <w:rPr>
          <w:rFonts w:ascii="Times New Roman" w:hAnsi="Times New Roman" w:cs="Times New Roman"/>
        </w:rPr>
        <w:t xml:space="preserve">. </w:t>
      </w:r>
      <w:r w:rsidR="00A67334" w:rsidRPr="00E802D2">
        <w:rPr>
          <w:rFonts w:ascii="Times New Roman" w:hAnsi="Times New Roman" w:cs="Times New Roman"/>
        </w:rPr>
        <w:t>Utility of radiotherapy for treatment of basal cell carcinoma: a review. The British journal of dermatology</w:t>
      </w:r>
      <w:r w:rsidR="00E802D2" w:rsidRPr="00E802D2">
        <w:rPr>
          <w:rFonts w:ascii="Times New Roman" w:hAnsi="Times New Roman" w:cs="Times New Roman"/>
        </w:rPr>
        <w:t xml:space="preserve"> 2014;5:968-73</w:t>
      </w:r>
      <w:r w:rsidR="00A67334" w:rsidRPr="00E802D2">
        <w:rPr>
          <w:rFonts w:ascii="Times New Roman" w:hAnsi="Times New Roman" w:cs="Times New Roman"/>
        </w:rPr>
        <w:t xml:space="preserve"> doi: 10.1111/bjd.13253. Epub 2014 Oct 26.</w:t>
      </w:r>
    </w:p>
    <w:p w14:paraId="58DC1A91" w14:textId="5F30ADC1" w:rsidR="00A67334" w:rsidRPr="00E802D2" w:rsidRDefault="00A67334" w:rsidP="00A67334">
      <w:pPr>
        <w:pStyle w:val="ListParagraph"/>
        <w:numPr>
          <w:ilvl w:val="0"/>
          <w:numId w:val="1"/>
        </w:numPr>
        <w:jc w:val="both"/>
        <w:rPr>
          <w:rFonts w:ascii="Times New Roman" w:hAnsi="Times New Roman" w:cs="Times New Roman"/>
        </w:rPr>
      </w:pPr>
      <w:r w:rsidRPr="00E802D2">
        <w:rPr>
          <w:rFonts w:ascii="Times New Roman" w:hAnsi="Times New Roman" w:cs="Times New Roman"/>
        </w:rPr>
        <w:t xml:space="preserve">Seegenschmiedt MH, Oberste-Beulmann S, Lang E, Lang B, Guntrum F, Olschewski T. Radiotherapy for basal cell carcinoma. Local control and cosmetic outcome. Strahlenther Onkol </w:t>
      </w:r>
      <w:r w:rsidR="00E802D2" w:rsidRPr="00E802D2">
        <w:rPr>
          <w:rFonts w:ascii="Times New Roman" w:hAnsi="Times New Roman" w:cs="Times New Roman"/>
        </w:rPr>
        <w:t>2001;</w:t>
      </w:r>
      <w:r w:rsidRPr="00E802D2">
        <w:rPr>
          <w:rFonts w:ascii="Times New Roman" w:hAnsi="Times New Roman" w:cs="Times New Roman"/>
        </w:rPr>
        <w:t>5:240-6.</w:t>
      </w:r>
    </w:p>
    <w:p w14:paraId="41ADD302" w14:textId="7DDD8E66" w:rsidR="00A67334" w:rsidRPr="00E802D2" w:rsidRDefault="00A67334" w:rsidP="00A67334">
      <w:pPr>
        <w:pStyle w:val="ListParagraph"/>
        <w:numPr>
          <w:ilvl w:val="0"/>
          <w:numId w:val="1"/>
        </w:numPr>
        <w:jc w:val="both"/>
        <w:rPr>
          <w:rFonts w:ascii="Times New Roman" w:hAnsi="Times New Roman" w:cs="Times New Roman"/>
        </w:rPr>
      </w:pPr>
      <w:r w:rsidRPr="00E802D2">
        <w:rPr>
          <w:rFonts w:ascii="Times New Roman" w:hAnsi="Times New Roman" w:cs="Times New Roman"/>
        </w:rPr>
        <w:t>Bath-Hextall FJ, Perkins W, Bong J, Williams HC.  Interventions for basal cell carcinoma of the skin. Cochrane Database Syst Rev. 2007</w:t>
      </w:r>
      <w:r w:rsidR="00E802D2" w:rsidRPr="00E802D2">
        <w:rPr>
          <w:rFonts w:ascii="Times New Roman" w:hAnsi="Times New Roman" w:cs="Times New Roman"/>
        </w:rPr>
        <w:t>;</w:t>
      </w:r>
      <w:r w:rsidRPr="00E802D2">
        <w:rPr>
          <w:rFonts w:ascii="Times New Roman" w:hAnsi="Times New Roman" w:cs="Times New Roman"/>
        </w:rPr>
        <w:t xml:space="preserve"> 1:CD003412</w:t>
      </w:r>
    </w:p>
    <w:p w14:paraId="54BA60E8" w14:textId="745EE9EB" w:rsidR="00DE19DE" w:rsidRDefault="00A67334" w:rsidP="00DE19DE">
      <w:pPr>
        <w:pStyle w:val="ListParagraph"/>
        <w:numPr>
          <w:ilvl w:val="0"/>
          <w:numId w:val="1"/>
        </w:numPr>
        <w:jc w:val="both"/>
        <w:rPr>
          <w:rFonts w:ascii="Times New Roman" w:hAnsi="Times New Roman" w:cs="Times New Roman"/>
        </w:rPr>
      </w:pPr>
      <w:r w:rsidRPr="00E802D2">
        <w:rPr>
          <w:rFonts w:ascii="Times New Roman" w:hAnsi="Times New Roman" w:cs="Times New Roman"/>
        </w:rPr>
        <w:t xml:space="preserve">Avril MF, Auperin A, Margulis A, Gerbaulet A, Duvillard P, Benhamou E, Guillaume JC, Chalon R, Petit JY, Sancho-Garnier H, Prade M, Bouzy J, Chassagne </w:t>
      </w:r>
      <w:r w:rsidR="00102DD9" w:rsidRPr="00E802D2">
        <w:rPr>
          <w:rFonts w:ascii="Times New Roman" w:hAnsi="Times New Roman" w:cs="Times New Roman"/>
        </w:rPr>
        <w:t xml:space="preserve">D. </w:t>
      </w:r>
      <w:r w:rsidRPr="00E802D2">
        <w:rPr>
          <w:rFonts w:ascii="Times New Roman" w:hAnsi="Times New Roman" w:cs="Times New Roman"/>
        </w:rPr>
        <w:t xml:space="preserve"> Basal cell carcinoma </w:t>
      </w:r>
      <w:r w:rsidRPr="00E802D2">
        <w:rPr>
          <w:rFonts w:ascii="Times New Roman" w:hAnsi="Times New Roman" w:cs="Times New Roman"/>
        </w:rPr>
        <w:lastRenderedPageBreak/>
        <w:t>of the face: surgery or radiotherapy? Results of a randomized study. Br J Cancer. 1997;1:100-6.</w:t>
      </w:r>
    </w:p>
    <w:p w14:paraId="037CDDAD" w14:textId="7BE4A370" w:rsidR="00DE19DE" w:rsidRDefault="00DE19DE" w:rsidP="00F455C3">
      <w:pPr>
        <w:jc w:val="both"/>
        <w:rPr>
          <w:rFonts w:ascii="Times New Roman" w:hAnsi="Times New Roman" w:cs="Times New Roman"/>
          <w:b/>
        </w:rPr>
      </w:pPr>
      <w:r w:rsidRPr="00F455C3">
        <w:rPr>
          <w:rFonts w:ascii="Times New Roman" w:hAnsi="Times New Roman" w:cs="Times New Roman"/>
          <w:b/>
        </w:rPr>
        <w:t>Figures</w:t>
      </w:r>
    </w:p>
    <w:p w14:paraId="0D5EF9F9" w14:textId="4FB81D87" w:rsidR="00DE19DE" w:rsidRPr="00F455C3" w:rsidRDefault="00DE19DE" w:rsidP="00F455C3">
      <w:pPr>
        <w:jc w:val="both"/>
        <w:rPr>
          <w:rFonts w:ascii="Times New Roman" w:hAnsi="Times New Roman" w:cs="Times New Roman"/>
          <w:b/>
        </w:rPr>
      </w:pPr>
      <w:r>
        <w:rPr>
          <w:rFonts w:ascii="Times New Roman" w:hAnsi="Times New Roman" w:cs="Times New Roman"/>
          <w:b/>
        </w:rPr>
        <w:t>1a</w:t>
      </w:r>
    </w:p>
    <w:p w14:paraId="6BF93580" w14:textId="06B57DB1" w:rsidR="00A67334" w:rsidRDefault="00DE19DE" w:rsidP="00A67334">
      <w:pPr>
        <w:pStyle w:val="ListParagraph"/>
        <w:rPr>
          <w:rFonts w:ascii="Times New Roman" w:hAnsi="Times New Roman" w:cs="Times New Roman"/>
        </w:rPr>
      </w:pPr>
      <w:r w:rsidRPr="00E65C4F">
        <w:rPr>
          <w:noProof/>
          <w:lang w:eastAsia="en-AU"/>
        </w:rPr>
        <w:drawing>
          <wp:inline distT="0" distB="0" distL="0" distR="0" wp14:anchorId="72D79B24" wp14:editId="54679A94">
            <wp:extent cx="2755443" cy="2486798"/>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653" cy="2510452"/>
                    </a:xfrm>
                    <a:prstGeom prst="rect">
                      <a:avLst/>
                    </a:prstGeom>
                  </pic:spPr>
                </pic:pic>
              </a:graphicData>
            </a:graphic>
          </wp:inline>
        </w:drawing>
      </w:r>
      <w:r>
        <w:rPr>
          <w:rFonts w:ascii="Times New Roman" w:hAnsi="Times New Roman" w:cs="Times New Roman"/>
        </w:rPr>
        <w:br/>
      </w:r>
    </w:p>
    <w:p w14:paraId="7BA3A578" w14:textId="0C50E888" w:rsidR="00DE19DE" w:rsidRDefault="00DE19DE" w:rsidP="00A67334">
      <w:pPr>
        <w:pStyle w:val="ListParagraph"/>
        <w:rPr>
          <w:rFonts w:ascii="Times New Roman" w:hAnsi="Times New Roman" w:cs="Times New Roman"/>
        </w:rPr>
      </w:pPr>
      <w:r>
        <w:rPr>
          <w:rFonts w:ascii="Times New Roman" w:hAnsi="Times New Roman" w:cs="Times New Roman"/>
        </w:rPr>
        <w:t>1b</w:t>
      </w:r>
    </w:p>
    <w:p w14:paraId="16F5613B" w14:textId="2C153E1B" w:rsidR="00DE19DE" w:rsidRDefault="00DE19DE" w:rsidP="00A67334">
      <w:pPr>
        <w:pStyle w:val="ListParagraph"/>
        <w:rPr>
          <w:rFonts w:ascii="Times New Roman" w:hAnsi="Times New Roman" w:cs="Times New Roman"/>
        </w:rPr>
      </w:pPr>
    </w:p>
    <w:p w14:paraId="45FC5009" w14:textId="6AAC232F" w:rsidR="00DE19DE" w:rsidRDefault="00DE19DE" w:rsidP="00A67334">
      <w:pPr>
        <w:pStyle w:val="ListParagraph"/>
        <w:rPr>
          <w:rFonts w:ascii="Times New Roman" w:hAnsi="Times New Roman" w:cs="Times New Roman"/>
        </w:rPr>
      </w:pPr>
      <w:r w:rsidRPr="00E65C4F">
        <w:rPr>
          <w:noProof/>
          <w:lang w:eastAsia="en-AU"/>
        </w:rPr>
        <w:drawing>
          <wp:inline distT="0" distB="0" distL="0" distR="0" wp14:anchorId="68CEC2E0" wp14:editId="5F16EE6E">
            <wp:extent cx="2711395" cy="2496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116" cy="2512997"/>
                    </a:xfrm>
                    <a:prstGeom prst="rect">
                      <a:avLst/>
                    </a:prstGeom>
                  </pic:spPr>
                </pic:pic>
              </a:graphicData>
            </a:graphic>
          </wp:inline>
        </w:drawing>
      </w:r>
    </w:p>
    <w:p w14:paraId="349F51FB" w14:textId="63EA2323" w:rsidR="00DE19DE" w:rsidRDefault="00DE19DE" w:rsidP="00A67334">
      <w:pPr>
        <w:pStyle w:val="ListParagraph"/>
        <w:rPr>
          <w:rFonts w:ascii="Times New Roman" w:hAnsi="Times New Roman" w:cs="Times New Roman"/>
        </w:rPr>
      </w:pPr>
    </w:p>
    <w:p w14:paraId="2852F29F" w14:textId="15AB8EC9" w:rsidR="003317C9" w:rsidRDefault="003317C9" w:rsidP="00A67334">
      <w:pPr>
        <w:pStyle w:val="ListParagraph"/>
        <w:rPr>
          <w:rFonts w:ascii="Times New Roman" w:hAnsi="Times New Roman" w:cs="Times New Roman"/>
        </w:rPr>
      </w:pPr>
      <w:r>
        <w:rPr>
          <w:rFonts w:ascii="Times New Roman" w:hAnsi="Times New Roman" w:cs="Times New Roman"/>
        </w:rPr>
        <w:t>2</w:t>
      </w:r>
    </w:p>
    <w:p w14:paraId="71917561" w14:textId="77777777" w:rsidR="003317C9" w:rsidRDefault="003317C9" w:rsidP="00A67334">
      <w:pPr>
        <w:pStyle w:val="ListParagraph"/>
        <w:rPr>
          <w:rFonts w:ascii="Times New Roman" w:hAnsi="Times New Roman" w:cs="Times New Roman"/>
        </w:rPr>
      </w:pPr>
    </w:p>
    <w:p w14:paraId="365AFE30" w14:textId="4F75F153" w:rsidR="003317C9" w:rsidRDefault="003317C9" w:rsidP="00A67334">
      <w:pPr>
        <w:pStyle w:val="ListParagraph"/>
        <w:rPr>
          <w:rFonts w:ascii="Times New Roman" w:hAnsi="Times New Roman" w:cs="Times New Roman"/>
        </w:rPr>
      </w:pPr>
      <w:r w:rsidRPr="00E65C4F">
        <w:rPr>
          <w:rFonts w:cs="Arial"/>
          <w:noProof/>
          <w:spacing w:val="-6"/>
          <w:lang w:eastAsia="en-AU"/>
        </w:rPr>
        <w:lastRenderedPageBreak/>
        <w:drawing>
          <wp:inline distT="0" distB="0" distL="0" distR="0" wp14:anchorId="7AB7EB38" wp14:editId="7CC7BD06">
            <wp:extent cx="5186477" cy="26116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 metho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8578" cy="2617719"/>
                    </a:xfrm>
                    <a:prstGeom prst="rect">
                      <a:avLst/>
                    </a:prstGeom>
                  </pic:spPr>
                </pic:pic>
              </a:graphicData>
            </a:graphic>
          </wp:inline>
        </w:drawing>
      </w:r>
    </w:p>
    <w:p w14:paraId="48ED3779" w14:textId="031F5091" w:rsidR="003317C9" w:rsidRDefault="003317C9" w:rsidP="00A67334">
      <w:pPr>
        <w:pStyle w:val="ListParagraph"/>
        <w:rPr>
          <w:rFonts w:ascii="Times New Roman" w:hAnsi="Times New Roman" w:cs="Times New Roman"/>
        </w:rPr>
      </w:pPr>
    </w:p>
    <w:p w14:paraId="63626D24" w14:textId="42B10136" w:rsidR="003317C9" w:rsidRDefault="003317C9" w:rsidP="00A67334">
      <w:pPr>
        <w:pStyle w:val="ListParagraph"/>
        <w:rPr>
          <w:rFonts w:ascii="Times New Roman" w:hAnsi="Times New Roman" w:cs="Times New Roman"/>
        </w:rPr>
      </w:pPr>
      <w:r>
        <w:rPr>
          <w:rFonts w:ascii="Times New Roman" w:hAnsi="Times New Roman" w:cs="Times New Roman"/>
        </w:rPr>
        <w:t>3</w:t>
      </w:r>
    </w:p>
    <w:p w14:paraId="1B883D9A" w14:textId="54AFED46" w:rsidR="003317C9" w:rsidRDefault="003317C9" w:rsidP="00A67334">
      <w:pPr>
        <w:pStyle w:val="ListParagraph"/>
        <w:rPr>
          <w:rFonts w:ascii="Times New Roman" w:hAnsi="Times New Roman" w:cs="Times New Roman"/>
        </w:rPr>
      </w:pPr>
    </w:p>
    <w:p w14:paraId="7C2E7656" w14:textId="34B27122" w:rsidR="003317C9" w:rsidRDefault="003317C9" w:rsidP="00A67334">
      <w:pPr>
        <w:pStyle w:val="ListParagraph"/>
        <w:rPr>
          <w:rFonts w:ascii="Times New Roman" w:hAnsi="Times New Roman" w:cs="Times New Roman"/>
        </w:rPr>
      </w:pPr>
      <w:r>
        <w:rPr>
          <w:rFonts w:cs="Arial"/>
          <w:noProof/>
          <w:spacing w:val="-6"/>
          <w:lang w:eastAsia="en-AU"/>
        </w:rPr>
        <w:drawing>
          <wp:inline distT="0" distB="0" distL="0" distR="0" wp14:anchorId="5BB448CF" wp14:editId="49700D99">
            <wp:extent cx="5731510" cy="22637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 and wedg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inline>
        </w:drawing>
      </w:r>
    </w:p>
    <w:p w14:paraId="3CAAE6EA" w14:textId="27AAC926" w:rsidR="003317C9" w:rsidRDefault="003317C9" w:rsidP="00A67334">
      <w:pPr>
        <w:pStyle w:val="ListParagraph"/>
        <w:rPr>
          <w:rFonts w:ascii="Times New Roman" w:hAnsi="Times New Roman" w:cs="Times New Roman"/>
        </w:rPr>
      </w:pPr>
    </w:p>
    <w:p w14:paraId="5DF383AE" w14:textId="0A606058" w:rsidR="003317C9" w:rsidRDefault="003317C9" w:rsidP="00A67334">
      <w:pPr>
        <w:pStyle w:val="ListParagraph"/>
        <w:rPr>
          <w:rFonts w:ascii="Times New Roman" w:hAnsi="Times New Roman" w:cs="Times New Roman"/>
        </w:rPr>
      </w:pPr>
      <w:r>
        <w:rPr>
          <w:rFonts w:ascii="Times New Roman" w:hAnsi="Times New Roman" w:cs="Times New Roman"/>
        </w:rPr>
        <w:t>4</w:t>
      </w:r>
    </w:p>
    <w:p w14:paraId="2E5CC3BF" w14:textId="37CE3D92" w:rsidR="003317C9" w:rsidRDefault="003317C9" w:rsidP="00A67334">
      <w:pPr>
        <w:pStyle w:val="ListParagraph"/>
        <w:rPr>
          <w:rFonts w:ascii="Times New Roman" w:hAnsi="Times New Roman" w:cs="Times New Roman"/>
        </w:rPr>
      </w:pPr>
    </w:p>
    <w:p w14:paraId="7E1CD2F1" w14:textId="7DA17BD3" w:rsidR="003317C9" w:rsidRDefault="003317C9" w:rsidP="00A67334">
      <w:pPr>
        <w:pStyle w:val="ListParagraph"/>
        <w:rPr>
          <w:rFonts w:ascii="Times New Roman" w:hAnsi="Times New Roman" w:cs="Times New Roman"/>
        </w:rPr>
      </w:pPr>
      <w:r w:rsidRPr="00E65C4F">
        <w:rPr>
          <w:rFonts w:cs="Arial"/>
          <w:noProof/>
          <w:spacing w:val="-6"/>
          <w:lang w:eastAsia="en-AU"/>
        </w:rPr>
        <w:drawing>
          <wp:inline distT="0" distB="0" distL="0" distR="0" wp14:anchorId="3E761A3F" wp14:editId="53D9A92B">
            <wp:extent cx="5362042" cy="2562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 meth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9253" cy="2565654"/>
                    </a:xfrm>
                    <a:prstGeom prst="rect">
                      <a:avLst/>
                    </a:prstGeom>
                  </pic:spPr>
                </pic:pic>
              </a:graphicData>
            </a:graphic>
          </wp:inline>
        </w:drawing>
      </w:r>
    </w:p>
    <w:p w14:paraId="371843D1" w14:textId="1E7A9040" w:rsidR="003317C9" w:rsidRDefault="003317C9" w:rsidP="00A67334">
      <w:pPr>
        <w:pStyle w:val="ListParagraph"/>
        <w:rPr>
          <w:rFonts w:ascii="Times New Roman" w:hAnsi="Times New Roman" w:cs="Times New Roman"/>
        </w:rPr>
      </w:pPr>
    </w:p>
    <w:p w14:paraId="5EFCAEA8" w14:textId="105561D5" w:rsidR="003317C9" w:rsidRDefault="003317C9" w:rsidP="00A67334">
      <w:pPr>
        <w:pStyle w:val="ListParagraph"/>
        <w:rPr>
          <w:rFonts w:ascii="Times New Roman" w:hAnsi="Times New Roman" w:cs="Times New Roman"/>
        </w:rPr>
      </w:pPr>
      <w:r>
        <w:rPr>
          <w:rFonts w:ascii="Times New Roman" w:hAnsi="Times New Roman" w:cs="Times New Roman"/>
        </w:rPr>
        <w:t>5</w:t>
      </w:r>
    </w:p>
    <w:p w14:paraId="3696E72B" w14:textId="562F3EB4" w:rsidR="003317C9" w:rsidRDefault="003317C9" w:rsidP="00A67334">
      <w:pPr>
        <w:pStyle w:val="ListParagraph"/>
        <w:rPr>
          <w:rFonts w:ascii="Times New Roman" w:hAnsi="Times New Roman" w:cs="Times New Roman"/>
        </w:rPr>
      </w:pPr>
    </w:p>
    <w:p w14:paraId="6D855050" w14:textId="2E66ED7F" w:rsidR="003317C9" w:rsidRPr="00E802D2" w:rsidRDefault="003317C9" w:rsidP="00A67334">
      <w:pPr>
        <w:pStyle w:val="ListParagraph"/>
        <w:rPr>
          <w:rFonts w:ascii="Times New Roman" w:hAnsi="Times New Roman" w:cs="Times New Roman"/>
        </w:rPr>
      </w:pPr>
      <w:r w:rsidRPr="00E65C4F">
        <w:rPr>
          <w:rFonts w:cs="Arial"/>
          <w:noProof/>
          <w:spacing w:val="-6"/>
          <w:lang w:eastAsia="en-AU"/>
        </w:rPr>
        <w:drawing>
          <wp:inline distT="0" distB="0" distL="0" distR="0" wp14:anchorId="3DB1F249" wp14:editId="65FE13DD">
            <wp:extent cx="5731510" cy="2232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sectPr w:rsidR="003317C9" w:rsidRPr="00E802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B8923" w14:textId="77777777" w:rsidR="00AD13CD" w:rsidRDefault="00AD13CD" w:rsidP="00AD13CD">
      <w:pPr>
        <w:spacing w:after="0" w:line="240" w:lineRule="auto"/>
      </w:pPr>
      <w:r>
        <w:separator/>
      </w:r>
    </w:p>
  </w:endnote>
  <w:endnote w:type="continuationSeparator" w:id="0">
    <w:p w14:paraId="7A248DDC" w14:textId="77777777" w:rsidR="00AD13CD" w:rsidRDefault="00AD13CD" w:rsidP="00AD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93F67" w14:textId="77777777" w:rsidR="00AD13CD" w:rsidRDefault="00AD13CD" w:rsidP="00AD13CD">
      <w:pPr>
        <w:spacing w:after="0" w:line="240" w:lineRule="auto"/>
      </w:pPr>
      <w:r>
        <w:separator/>
      </w:r>
    </w:p>
  </w:footnote>
  <w:footnote w:type="continuationSeparator" w:id="0">
    <w:p w14:paraId="38A1B787" w14:textId="77777777" w:rsidR="00AD13CD" w:rsidRDefault="00AD13CD" w:rsidP="00AD1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027C2"/>
    <w:multiLevelType w:val="hybridMultilevel"/>
    <w:tmpl w:val="F5BE45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hesh Chandroth">
    <w15:presenceInfo w15:providerId="AD" w15:userId="S-1-5-21-2748679775-674401913-520181268-103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28"/>
    <w:rsid w:val="000021B1"/>
    <w:rsid w:val="000023F6"/>
    <w:rsid w:val="00002FC3"/>
    <w:rsid w:val="00003E77"/>
    <w:rsid w:val="00005717"/>
    <w:rsid w:val="00012246"/>
    <w:rsid w:val="0001253D"/>
    <w:rsid w:val="00014C4B"/>
    <w:rsid w:val="00016CD1"/>
    <w:rsid w:val="00017F76"/>
    <w:rsid w:val="00023F9A"/>
    <w:rsid w:val="00027FA1"/>
    <w:rsid w:val="000307AF"/>
    <w:rsid w:val="00043D36"/>
    <w:rsid w:val="000529EA"/>
    <w:rsid w:val="000540C4"/>
    <w:rsid w:val="00054D1B"/>
    <w:rsid w:val="00057C54"/>
    <w:rsid w:val="0007327B"/>
    <w:rsid w:val="0008070E"/>
    <w:rsid w:val="00090ADA"/>
    <w:rsid w:val="000933E4"/>
    <w:rsid w:val="000961DB"/>
    <w:rsid w:val="000A0AE4"/>
    <w:rsid w:val="000C3BBB"/>
    <w:rsid w:val="000D434A"/>
    <w:rsid w:val="000E06B2"/>
    <w:rsid w:val="000E52B9"/>
    <w:rsid w:val="000F0554"/>
    <w:rsid w:val="000F717F"/>
    <w:rsid w:val="000F77BA"/>
    <w:rsid w:val="001002AB"/>
    <w:rsid w:val="001011A8"/>
    <w:rsid w:val="00102DD9"/>
    <w:rsid w:val="00102DF0"/>
    <w:rsid w:val="00115F17"/>
    <w:rsid w:val="001169E5"/>
    <w:rsid w:val="001367AD"/>
    <w:rsid w:val="00145C5A"/>
    <w:rsid w:val="001658F6"/>
    <w:rsid w:val="00176BBB"/>
    <w:rsid w:val="001A50B6"/>
    <w:rsid w:val="001A75E2"/>
    <w:rsid w:val="001B0865"/>
    <w:rsid w:val="001B2006"/>
    <w:rsid w:val="001C01EA"/>
    <w:rsid w:val="001C226D"/>
    <w:rsid w:val="001C61ED"/>
    <w:rsid w:val="001D17D0"/>
    <w:rsid w:val="001D2FB0"/>
    <w:rsid w:val="001D4D60"/>
    <w:rsid w:val="001E0C1E"/>
    <w:rsid w:val="001E6716"/>
    <w:rsid w:val="001F6074"/>
    <w:rsid w:val="002002E8"/>
    <w:rsid w:val="00215506"/>
    <w:rsid w:val="00215C2D"/>
    <w:rsid w:val="00215C49"/>
    <w:rsid w:val="002247FA"/>
    <w:rsid w:val="00225B10"/>
    <w:rsid w:val="00235204"/>
    <w:rsid w:val="00236E37"/>
    <w:rsid w:val="00237115"/>
    <w:rsid w:val="00240AA8"/>
    <w:rsid w:val="002419FE"/>
    <w:rsid w:val="002434C1"/>
    <w:rsid w:val="00250DBD"/>
    <w:rsid w:val="00253E2C"/>
    <w:rsid w:val="00255C3E"/>
    <w:rsid w:val="00266D6D"/>
    <w:rsid w:val="00273AEC"/>
    <w:rsid w:val="00276132"/>
    <w:rsid w:val="0027668B"/>
    <w:rsid w:val="00280012"/>
    <w:rsid w:val="00280500"/>
    <w:rsid w:val="00282853"/>
    <w:rsid w:val="00284A8E"/>
    <w:rsid w:val="00287E66"/>
    <w:rsid w:val="002900EF"/>
    <w:rsid w:val="00290521"/>
    <w:rsid w:val="00292FC0"/>
    <w:rsid w:val="002954E5"/>
    <w:rsid w:val="002965AC"/>
    <w:rsid w:val="002B133A"/>
    <w:rsid w:val="002B53BA"/>
    <w:rsid w:val="002B714E"/>
    <w:rsid w:val="002C032A"/>
    <w:rsid w:val="002C35A6"/>
    <w:rsid w:val="002C3DB9"/>
    <w:rsid w:val="002C5A89"/>
    <w:rsid w:val="002D5266"/>
    <w:rsid w:val="002D690F"/>
    <w:rsid w:val="002E0B59"/>
    <w:rsid w:val="002E7E09"/>
    <w:rsid w:val="002F15CA"/>
    <w:rsid w:val="002F3C1C"/>
    <w:rsid w:val="00303131"/>
    <w:rsid w:val="00304363"/>
    <w:rsid w:val="00312064"/>
    <w:rsid w:val="00312F9E"/>
    <w:rsid w:val="00320C01"/>
    <w:rsid w:val="00323C88"/>
    <w:rsid w:val="0032571D"/>
    <w:rsid w:val="003317C9"/>
    <w:rsid w:val="00332CA0"/>
    <w:rsid w:val="00334FAB"/>
    <w:rsid w:val="0035111C"/>
    <w:rsid w:val="0035119F"/>
    <w:rsid w:val="00352DA2"/>
    <w:rsid w:val="003533CC"/>
    <w:rsid w:val="00353715"/>
    <w:rsid w:val="0035788E"/>
    <w:rsid w:val="00357CCB"/>
    <w:rsid w:val="00362756"/>
    <w:rsid w:val="003635C7"/>
    <w:rsid w:val="00367580"/>
    <w:rsid w:val="003708CD"/>
    <w:rsid w:val="0037383D"/>
    <w:rsid w:val="003751D6"/>
    <w:rsid w:val="00375611"/>
    <w:rsid w:val="00377746"/>
    <w:rsid w:val="00377A72"/>
    <w:rsid w:val="003820C0"/>
    <w:rsid w:val="0038460E"/>
    <w:rsid w:val="003A26B8"/>
    <w:rsid w:val="003A4341"/>
    <w:rsid w:val="003A454D"/>
    <w:rsid w:val="003B5FD1"/>
    <w:rsid w:val="003B7B56"/>
    <w:rsid w:val="003C33FE"/>
    <w:rsid w:val="003D7B95"/>
    <w:rsid w:val="003E577A"/>
    <w:rsid w:val="0040668A"/>
    <w:rsid w:val="00417D27"/>
    <w:rsid w:val="00422EC7"/>
    <w:rsid w:val="00424A3B"/>
    <w:rsid w:val="00427543"/>
    <w:rsid w:val="00430E73"/>
    <w:rsid w:val="004327F3"/>
    <w:rsid w:val="00434476"/>
    <w:rsid w:val="0044605D"/>
    <w:rsid w:val="00451ACE"/>
    <w:rsid w:val="00455AB9"/>
    <w:rsid w:val="00463AF7"/>
    <w:rsid w:val="00463FAA"/>
    <w:rsid w:val="004668A4"/>
    <w:rsid w:val="00466B92"/>
    <w:rsid w:val="00467C3C"/>
    <w:rsid w:val="00471D19"/>
    <w:rsid w:val="004745F5"/>
    <w:rsid w:val="0047483D"/>
    <w:rsid w:val="00482002"/>
    <w:rsid w:val="00482685"/>
    <w:rsid w:val="004A1E6B"/>
    <w:rsid w:val="004B01F8"/>
    <w:rsid w:val="004B27EF"/>
    <w:rsid w:val="004B300C"/>
    <w:rsid w:val="004B50BB"/>
    <w:rsid w:val="004D196C"/>
    <w:rsid w:val="004E170B"/>
    <w:rsid w:val="004E4410"/>
    <w:rsid w:val="004E5084"/>
    <w:rsid w:val="004E5DE3"/>
    <w:rsid w:val="004E6120"/>
    <w:rsid w:val="004F011A"/>
    <w:rsid w:val="004F19A5"/>
    <w:rsid w:val="00512FE9"/>
    <w:rsid w:val="005353A2"/>
    <w:rsid w:val="005355BB"/>
    <w:rsid w:val="00537CF4"/>
    <w:rsid w:val="005559E3"/>
    <w:rsid w:val="00557A63"/>
    <w:rsid w:val="00560528"/>
    <w:rsid w:val="0056293C"/>
    <w:rsid w:val="00573465"/>
    <w:rsid w:val="00573AA7"/>
    <w:rsid w:val="00575B5E"/>
    <w:rsid w:val="00582898"/>
    <w:rsid w:val="00590AC9"/>
    <w:rsid w:val="005A28E4"/>
    <w:rsid w:val="005A4ABF"/>
    <w:rsid w:val="005B7C83"/>
    <w:rsid w:val="005C3435"/>
    <w:rsid w:val="005D206C"/>
    <w:rsid w:val="005E08B6"/>
    <w:rsid w:val="005E585E"/>
    <w:rsid w:val="005F0515"/>
    <w:rsid w:val="005F74FF"/>
    <w:rsid w:val="005F7E38"/>
    <w:rsid w:val="00600193"/>
    <w:rsid w:val="006029AE"/>
    <w:rsid w:val="00613112"/>
    <w:rsid w:val="006144FA"/>
    <w:rsid w:val="00623DD8"/>
    <w:rsid w:val="00625454"/>
    <w:rsid w:val="006258BA"/>
    <w:rsid w:val="006413E1"/>
    <w:rsid w:val="006425C0"/>
    <w:rsid w:val="00650DE0"/>
    <w:rsid w:val="006526C3"/>
    <w:rsid w:val="00653887"/>
    <w:rsid w:val="006575A2"/>
    <w:rsid w:val="0067573B"/>
    <w:rsid w:val="0068401D"/>
    <w:rsid w:val="006864BB"/>
    <w:rsid w:val="00693E2A"/>
    <w:rsid w:val="006956CD"/>
    <w:rsid w:val="006959FB"/>
    <w:rsid w:val="006A005E"/>
    <w:rsid w:val="006A22D7"/>
    <w:rsid w:val="006A5348"/>
    <w:rsid w:val="006B449B"/>
    <w:rsid w:val="006C5C27"/>
    <w:rsid w:val="006D5BEA"/>
    <w:rsid w:val="006E2616"/>
    <w:rsid w:val="006F1003"/>
    <w:rsid w:val="0070554A"/>
    <w:rsid w:val="00706651"/>
    <w:rsid w:val="00707BE1"/>
    <w:rsid w:val="00727C08"/>
    <w:rsid w:val="0073212E"/>
    <w:rsid w:val="00736E2C"/>
    <w:rsid w:val="0074017C"/>
    <w:rsid w:val="00743EA8"/>
    <w:rsid w:val="00746B77"/>
    <w:rsid w:val="00760CCA"/>
    <w:rsid w:val="00763607"/>
    <w:rsid w:val="0076610B"/>
    <w:rsid w:val="00773164"/>
    <w:rsid w:val="00776701"/>
    <w:rsid w:val="00776DBA"/>
    <w:rsid w:val="00784B95"/>
    <w:rsid w:val="00784CD4"/>
    <w:rsid w:val="00786F82"/>
    <w:rsid w:val="00787583"/>
    <w:rsid w:val="007B03A3"/>
    <w:rsid w:val="007B2CD8"/>
    <w:rsid w:val="007C20B6"/>
    <w:rsid w:val="007E1716"/>
    <w:rsid w:val="007E7C05"/>
    <w:rsid w:val="007F3D5B"/>
    <w:rsid w:val="00800461"/>
    <w:rsid w:val="00800DD2"/>
    <w:rsid w:val="008179F5"/>
    <w:rsid w:val="008268D3"/>
    <w:rsid w:val="00836E12"/>
    <w:rsid w:val="0084398D"/>
    <w:rsid w:val="00843BBD"/>
    <w:rsid w:val="00843FAF"/>
    <w:rsid w:val="00855685"/>
    <w:rsid w:val="0086298F"/>
    <w:rsid w:val="0086505D"/>
    <w:rsid w:val="00866A2E"/>
    <w:rsid w:val="00872F71"/>
    <w:rsid w:val="00876430"/>
    <w:rsid w:val="00885F67"/>
    <w:rsid w:val="0088617A"/>
    <w:rsid w:val="00890A15"/>
    <w:rsid w:val="00891085"/>
    <w:rsid w:val="008955F4"/>
    <w:rsid w:val="008C3F57"/>
    <w:rsid w:val="008D1D45"/>
    <w:rsid w:val="008D3096"/>
    <w:rsid w:val="008E12E2"/>
    <w:rsid w:val="008E493A"/>
    <w:rsid w:val="008F5BEC"/>
    <w:rsid w:val="00917B4A"/>
    <w:rsid w:val="00927D75"/>
    <w:rsid w:val="009316DB"/>
    <w:rsid w:val="00931AF9"/>
    <w:rsid w:val="00932CB2"/>
    <w:rsid w:val="00936606"/>
    <w:rsid w:val="0094189B"/>
    <w:rsid w:val="00945A04"/>
    <w:rsid w:val="0094610F"/>
    <w:rsid w:val="00946584"/>
    <w:rsid w:val="00952DB9"/>
    <w:rsid w:val="00963621"/>
    <w:rsid w:val="00971674"/>
    <w:rsid w:val="009826E3"/>
    <w:rsid w:val="0098491F"/>
    <w:rsid w:val="00987A8A"/>
    <w:rsid w:val="00987AA3"/>
    <w:rsid w:val="00990ED6"/>
    <w:rsid w:val="00993E05"/>
    <w:rsid w:val="00994AF4"/>
    <w:rsid w:val="00995374"/>
    <w:rsid w:val="00995D42"/>
    <w:rsid w:val="009A65F0"/>
    <w:rsid w:val="009B4A61"/>
    <w:rsid w:val="009C3D61"/>
    <w:rsid w:val="009C5FC4"/>
    <w:rsid w:val="009C6476"/>
    <w:rsid w:val="009D26F3"/>
    <w:rsid w:val="009D436A"/>
    <w:rsid w:val="009D5226"/>
    <w:rsid w:val="009E0547"/>
    <w:rsid w:val="009F003B"/>
    <w:rsid w:val="009F2D00"/>
    <w:rsid w:val="00A064B9"/>
    <w:rsid w:val="00A2145C"/>
    <w:rsid w:val="00A22C35"/>
    <w:rsid w:val="00A23730"/>
    <w:rsid w:val="00A304B7"/>
    <w:rsid w:val="00A358A3"/>
    <w:rsid w:val="00A5114B"/>
    <w:rsid w:val="00A612A1"/>
    <w:rsid w:val="00A67334"/>
    <w:rsid w:val="00A712C8"/>
    <w:rsid w:val="00A7407B"/>
    <w:rsid w:val="00A8221C"/>
    <w:rsid w:val="00A90844"/>
    <w:rsid w:val="00AA1ED3"/>
    <w:rsid w:val="00AB3482"/>
    <w:rsid w:val="00AB3B7E"/>
    <w:rsid w:val="00AB4314"/>
    <w:rsid w:val="00AC487C"/>
    <w:rsid w:val="00AD13CD"/>
    <w:rsid w:val="00AD2526"/>
    <w:rsid w:val="00AD3D51"/>
    <w:rsid w:val="00AE007F"/>
    <w:rsid w:val="00AE0844"/>
    <w:rsid w:val="00B019F9"/>
    <w:rsid w:val="00B04375"/>
    <w:rsid w:val="00B136E8"/>
    <w:rsid w:val="00B14726"/>
    <w:rsid w:val="00B226DF"/>
    <w:rsid w:val="00B23DE6"/>
    <w:rsid w:val="00B437C0"/>
    <w:rsid w:val="00B459AD"/>
    <w:rsid w:val="00B61E78"/>
    <w:rsid w:val="00B622C2"/>
    <w:rsid w:val="00B646C7"/>
    <w:rsid w:val="00B64737"/>
    <w:rsid w:val="00B67323"/>
    <w:rsid w:val="00B67707"/>
    <w:rsid w:val="00B948B4"/>
    <w:rsid w:val="00BA26D9"/>
    <w:rsid w:val="00BA69E8"/>
    <w:rsid w:val="00BB68C8"/>
    <w:rsid w:val="00BC0060"/>
    <w:rsid w:val="00BC534C"/>
    <w:rsid w:val="00BD34BC"/>
    <w:rsid w:val="00BD53F3"/>
    <w:rsid w:val="00BE32F4"/>
    <w:rsid w:val="00BF0C81"/>
    <w:rsid w:val="00BF113E"/>
    <w:rsid w:val="00C1684E"/>
    <w:rsid w:val="00C302A1"/>
    <w:rsid w:val="00C32C18"/>
    <w:rsid w:val="00C56EA7"/>
    <w:rsid w:val="00C60386"/>
    <w:rsid w:val="00C65941"/>
    <w:rsid w:val="00C71668"/>
    <w:rsid w:val="00C732E6"/>
    <w:rsid w:val="00C83F23"/>
    <w:rsid w:val="00CA52FA"/>
    <w:rsid w:val="00CB498D"/>
    <w:rsid w:val="00CC009D"/>
    <w:rsid w:val="00CC314A"/>
    <w:rsid w:val="00CC344A"/>
    <w:rsid w:val="00CD2DBB"/>
    <w:rsid w:val="00CE0691"/>
    <w:rsid w:val="00CE1888"/>
    <w:rsid w:val="00CE7877"/>
    <w:rsid w:val="00CF022D"/>
    <w:rsid w:val="00CF06B7"/>
    <w:rsid w:val="00CF167A"/>
    <w:rsid w:val="00CF2F78"/>
    <w:rsid w:val="00D036E6"/>
    <w:rsid w:val="00D10815"/>
    <w:rsid w:val="00D112E9"/>
    <w:rsid w:val="00D13546"/>
    <w:rsid w:val="00D208E1"/>
    <w:rsid w:val="00D31E00"/>
    <w:rsid w:val="00D322C0"/>
    <w:rsid w:val="00D3379E"/>
    <w:rsid w:val="00D34938"/>
    <w:rsid w:val="00D51AC2"/>
    <w:rsid w:val="00D7727C"/>
    <w:rsid w:val="00D822D6"/>
    <w:rsid w:val="00D84753"/>
    <w:rsid w:val="00D849D2"/>
    <w:rsid w:val="00D96BCB"/>
    <w:rsid w:val="00DA2085"/>
    <w:rsid w:val="00DA5467"/>
    <w:rsid w:val="00DB751C"/>
    <w:rsid w:val="00DC0689"/>
    <w:rsid w:val="00DE19DE"/>
    <w:rsid w:val="00DE49AC"/>
    <w:rsid w:val="00DE792E"/>
    <w:rsid w:val="00DF1EDF"/>
    <w:rsid w:val="00DF26A8"/>
    <w:rsid w:val="00DF64E0"/>
    <w:rsid w:val="00DF6B56"/>
    <w:rsid w:val="00E07D98"/>
    <w:rsid w:val="00E11B96"/>
    <w:rsid w:val="00E13A5A"/>
    <w:rsid w:val="00E21F22"/>
    <w:rsid w:val="00E24EDE"/>
    <w:rsid w:val="00E404EF"/>
    <w:rsid w:val="00E44E62"/>
    <w:rsid w:val="00E63528"/>
    <w:rsid w:val="00E65B45"/>
    <w:rsid w:val="00E65C4F"/>
    <w:rsid w:val="00E67B58"/>
    <w:rsid w:val="00E71EE6"/>
    <w:rsid w:val="00E742E2"/>
    <w:rsid w:val="00E74477"/>
    <w:rsid w:val="00E802D2"/>
    <w:rsid w:val="00E86432"/>
    <w:rsid w:val="00E87F53"/>
    <w:rsid w:val="00E966D3"/>
    <w:rsid w:val="00E9686F"/>
    <w:rsid w:val="00E976F0"/>
    <w:rsid w:val="00EA5032"/>
    <w:rsid w:val="00EA65B3"/>
    <w:rsid w:val="00EB483D"/>
    <w:rsid w:val="00EB5FB5"/>
    <w:rsid w:val="00EC2391"/>
    <w:rsid w:val="00ED2456"/>
    <w:rsid w:val="00EE00BA"/>
    <w:rsid w:val="00EE0EE4"/>
    <w:rsid w:val="00EF3F98"/>
    <w:rsid w:val="00EF4E1D"/>
    <w:rsid w:val="00F10735"/>
    <w:rsid w:val="00F126C0"/>
    <w:rsid w:val="00F20F75"/>
    <w:rsid w:val="00F31941"/>
    <w:rsid w:val="00F419C0"/>
    <w:rsid w:val="00F43173"/>
    <w:rsid w:val="00F455C3"/>
    <w:rsid w:val="00F50969"/>
    <w:rsid w:val="00F5491D"/>
    <w:rsid w:val="00F552CC"/>
    <w:rsid w:val="00F5762D"/>
    <w:rsid w:val="00F63984"/>
    <w:rsid w:val="00F70A22"/>
    <w:rsid w:val="00F75420"/>
    <w:rsid w:val="00F75FFF"/>
    <w:rsid w:val="00F7646B"/>
    <w:rsid w:val="00F7648A"/>
    <w:rsid w:val="00F8488E"/>
    <w:rsid w:val="00F84A3A"/>
    <w:rsid w:val="00F85346"/>
    <w:rsid w:val="00F92E83"/>
    <w:rsid w:val="00F938CD"/>
    <w:rsid w:val="00F96275"/>
    <w:rsid w:val="00F9755D"/>
    <w:rsid w:val="00FA18F2"/>
    <w:rsid w:val="00FA44BB"/>
    <w:rsid w:val="00FB2D6F"/>
    <w:rsid w:val="00FB7F24"/>
    <w:rsid w:val="00FC1184"/>
    <w:rsid w:val="00FD3675"/>
    <w:rsid w:val="00FD658F"/>
    <w:rsid w:val="00FE59FE"/>
    <w:rsid w:val="00FF52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5D32"/>
  <w15:docId w15:val="{FBFAD6DA-D2E4-4EAB-BB03-891AA14D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E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D51"/>
    <w:pPr>
      <w:ind w:left="720"/>
      <w:contextualSpacing/>
    </w:pPr>
  </w:style>
  <w:style w:type="character" w:styleId="CommentReference">
    <w:name w:val="annotation reference"/>
    <w:basedOn w:val="DefaultParagraphFont"/>
    <w:uiPriority w:val="99"/>
    <w:semiHidden/>
    <w:unhideWhenUsed/>
    <w:rsid w:val="00E44E62"/>
    <w:rPr>
      <w:sz w:val="16"/>
      <w:szCs w:val="16"/>
    </w:rPr>
  </w:style>
  <w:style w:type="paragraph" w:styleId="CommentText">
    <w:name w:val="annotation text"/>
    <w:basedOn w:val="Normal"/>
    <w:link w:val="CommentTextChar"/>
    <w:uiPriority w:val="99"/>
    <w:semiHidden/>
    <w:unhideWhenUsed/>
    <w:rsid w:val="00E44E62"/>
    <w:pPr>
      <w:spacing w:line="240" w:lineRule="auto"/>
    </w:pPr>
    <w:rPr>
      <w:sz w:val="20"/>
      <w:szCs w:val="20"/>
    </w:rPr>
  </w:style>
  <w:style w:type="character" w:customStyle="1" w:styleId="CommentTextChar">
    <w:name w:val="Comment Text Char"/>
    <w:basedOn w:val="DefaultParagraphFont"/>
    <w:link w:val="CommentText"/>
    <w:uiPriority w:val="99"/>
    <w:semiHidden/>
    <w:rsid w:val="00E44E62"/>
    <w:rPr>
      <w:sz w:val="20"/>
      <w:szCs w:val="20"/>
    </w:rPr>
  </w:style>
  <w:style w:type="paragraph" w:styleId="CommentSubject">
    <w:name w:val="annotation subject"/>
    <w:basedOn w:val="CommentText"/>
    <w:next w:val="CommentText"/>
    <w:link w:val="CommentSubjectChar"/>
    <w:uiPriority w:val="99"/>
    <w:semiHidden/>
    <w:unhideWhenUsed/>
    <w:rsid w:val="00E44E62"/>
    <w:rPr>
      <w:b/>
      <w:bCs/>
    </w:rPr>
  </w:style>
  <w:style w:type="character" w:customStyle="1" w:styleId="CommentSubjectChar">
    <w:name w:val="Comment Subject Char"/>
    <w:basedOn w:val="CommentTextChar"/>
    <w:link w:val="CommentSubject"/>
    <w:uiPriority w:val="99"/>
    <w:semiHidden/>
    <w:rsid w:val="00E44E62"/>
    <w:rPr>
      <w:b/>
      <w:bCs/>
      <w:sz w:val="20"/>
      <w:szCs w:val="20"/>
    </w:rPr>
  </w:style>
  <w:style w:type="paragraph" w:styleId="BalloonText">
    <w:name w:val="Balloon Text"/>
    <w:basedOn w:val="Normal"/>
    <w:link w:val="BalloonTextChar"/>
    <w:uiPriority w:val="99"/>
    <w:semiHidden/>
    <w:unhideWhenUsed/>
    <w:rsid w:val="00E44E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E62"/>
    <w:rPr>
      <w:rFonts w:ascii="Segoe UI" w:hAnsi="Segoe UI" w:cs="Segoe UI"/>
      <w:sz w:val="18"/>
      <w:szCs w:val="18"/>
    </w:rPr>
  </w:style>
  <w:style w:type="paragraph" w:styleId="NormalWeb">
    <w:name w:val="Normal (Web)"/>
    <w:basedOn w:val="Normal"/>
    <w:uiPriority w:val="99"/>
    <w:semiHidden/>
    <w:unhideWhenUsed/>
    <w:rsid w:val="00362756"/>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AD13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3CD"/>
  </w:style>
  <w:style w:type="paragraph" w:styleId="Footer">
    <w:name w:val="footer"/>
    <w:basedOn w:val="Normal"/>
    <w:link w:val="FooterChar"/>
    <w:uiPriority w:val="99"/>
    <w:unhideWhenUsed/>
    <w:rsid w:val="00AD13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98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ubmed/?term=Gordon%20L%5BAuthor%5D&amp;cauthor=true&amp;cauthor_uid=25041560" TargetMode="Externa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ww.ncbi.nlm.nih.gov/pubmed/?term=Cho%20M%5BAuthor%5D&amp;cauthor=true&amp;cauthor_uid=25041560"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ncbi.nlm.nih.gov/pubmed/?term=Woo%20TC%5BAuthor%5D&amp;cauthor=true&amp;cauthor_uid=2504156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cbi.nlm.nih.gov/pubmed/?term=Rembielak%20A%5BAuthor%5D&amp;cauthor=true&amp;cauthor_uid=2504156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MNCLHD</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Mahesh Chandroth</dc:creator>
  <cp:lastModifiedBy>Mahesh Chandroth</cp:lastModifiedBy>
  <cp:revision>17</cp:revision>
  <dcterms:created xsi:type="dcterms:W3CDTF">2019-03-19T23:09:00Z</dcterms:created>
  <dcterms:modified xsi:type="dcterms:W3CDTF">2019-03-20T00:11:00Z</dcterms:modified>
</cp:coreProperties>
</file>